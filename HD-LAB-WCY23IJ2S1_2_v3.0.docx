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351B1" w14:textId="70A4ECFB" w:rsidR="000B3075" w:rsidRDefault="2C9FD718" w:rsidP="0FC3127C">
      <w:pPr>
        <w:spacing w:after="160" w:line="259" w:lineRule="auto"/>
        <w:jc w:val="center"/>
        <w:rPr>
          <w:rFonts w:ascii="Arial Black" w:eastAsia="Arial Black" w:hAnsi="Arial Black" w:cs="Arial Black"/>
          <w:color w:val="000000" w:themeColor="text1"/>
          <w:sz w:val="36"/>
          <w:szCs w:val="36"/>
        </w:rPr>
      </w:pPr>
      <w:r w:rsidRPr="0FC3127C">
        <w:rPr>
          <w:rFonts w:ascii="Arial Black" w:eastAsia="Arial Black" w:hAnsi="Arial Black" w:cs="Arial Black"/>
          <w:b/>
          <w:bCs/>
          <w:color w:val="000000" w:themeColor="text1"/>
          <w:sz w:val="36"/>
          <w:szCs w:val="36"/>
        </w:rPr>
        <w:t>Wojskowa Akademia Techniczna</w:t>
      </w:r>
    </w:p>
    <w:p w14:paraId="7E485C81" w14:textId="200185B6" w:rsidR="000B3075" w:rsidRDefault="2C9FD718" w:rsidP="0FC3127C">
      <w:pPr>
        <w:spacing w:after="160"/>
        <w:jc w:val="center"/>
        <w:rPr>
          <w:rFonts w:ascii="Arial Black" w:eastAsia="Arial Black" w:hAnsi="Arial Black" w:cs="Arial Black"/>
          <w:color w:val="000000" w:themeColor="text1"/>
          <w:sz w:val="36"/>
          <w:szCs w:val="36"/>
        </w:rPr>
      </w:pPr>
      <w:r w:rsidRPr="0FC3127C">
        <w:rPr>
          <w:rFonts w:ascii="Arial Black" w:eastAsia="Arial Black" w:hAnsi="Arial Black" w:cs="Arial Black"/>
          <w:b/>
          <w:bCs/>
          <w:color w:val="000000" w:themeColor="text1"/>
          <w:sz w:val="36"/>
          <w:szCs w:val="36"/>
        </w:rPr>
        <w:t>Wydział Cybernetyki</w:t>
      </w:r>
    </w:p>
    <w:p w14:paraId="1C5D1595" w14:textId="28671FD1" w:rsidR="000B3075" w:rsidRDefault="2C9FD718" w:rsidP="0FC3127C">
      <w:pPr>
        <w:spacing w:after="160"/>
        <w:jc w:val="center"/>
        <w:rPr>
          <w:rFonts w:ascii="Arial Black" w:hAnsi="Arial Black"/>
          <w:sz w:val="28"/>
          <w:szCs w:val="28"/>
        </w:rPr>
      </w:pPr>
      <w:r w:rsidRPr="0FC3127C">
        <w:rPr>
          <w:rFonts w:ascii="Arial Black" w:eastAsia="Arial Black" w:hAnsi="Arial Black" w:cs="Arial Black"/>
          <w:b/>
          <w:bCs/>
          <w:color w:val="000000" w:themeColor="text1"/>
          <w:sz w:val="36"/>
          <w:szCs w:val="36"/>
        </w:rPr>
        <w:t>Instytut Systemów Informatycznych</w:t>
      </w:r>
    </w:p>
    <w:p w14:paraId="6D138159" w14:textId="11B2DEDF" w:rsidR="000B3075" w:rsidRDefault="4A9F6738" w:rsidP="0FC3127C">
      <w:pPr>
        <w:spacing w:after="160"/>
        <w:jc w:val="center"/>
      </w:pPr>
      <w:r>
        <w:rPr>
          <w:noProof/>
        </w:rPr>
        <w:drawing>
          <wp:inline distT="0" distB="0" distL="0" distR="0" wp14:anchorId="272CF01B" wp14:editId="5E36CDB0">
            <wp:extent cx="3200400" cy="4019550"/>
            <wp:effectExtent l="0" t="0" r="0" b="0"/>
            <wp:docPr id="4120780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78065" name="Picture 4120780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BDFA" w14:textId="5D83877D" w:rsidR="000B3075" w:rsidRDefault="4A9F6738" w:rsidP="0FC3127C">
      <w:pPr>
        <w:spacing w:after="160"/>
        <w:jc w:val="center"/>
        <w:rPr>
          <w:rFonts w:ascii="Arial Black" w:eastAsia="Arial Black" w:hAnsi="Arial Black" w:cs="Arial Black"/>
          <w:sz w:val="36"/>
          <w:szCs w:val="36"/>
        </w:rPr>
      </w:pPr>
      <w:r w:rsidRPr="0FC3127C">
        <w:rPr>
          <w:rFonts w:ascii="Arial Black" w:eastAsia="Arial Black" w:hAnsi="Arial Black" w:cs="Arial Black"/>
          <w:sz w:val="36"/>
          <w:szCs w:val="36"/>
        </w:rPr>
        <w:t>Sprawozdanie z przedmiotu Hurtownie Danych</w:t>
      </w:r>
    </w:p>
    <w:p w14:paraId="53A9F813" w14:textId="6A08D13F" w:rsidR="000B3075" w:rsidRDefault="4A9F6738" w:rsidP="00995C2A">
      <w:pPr>
        <w:spacing w:after="160"/>
        <w:jc w:val="center"/>
        <w:rPr>
          <w:rFonts w:ascii="Arial Black" w:eastAsia="Arial Black" w:hAnsi="Arial Black" w:cs="Arial Black"/>
          <w:sz w:val="36"/>
          <w:szCs w:val="36"/>
        </w:rPr>
      </w:pPr>
      <w:r w:rsidRPr="1C0CF7DB">
        <w:rPr>
          <w:rFonts w:ascii="Arial Black" w:eastAsia="Arial Black" w:hAnsi="Arial Black" w:cs="Arial Black"/>
          <w:sz w:val="36"/>
          <w:szCs w:val="36"/>
        </w:rPr>
        <w:t xml:space="preserve">Wersja </w:t>
      </w:r>
      <w:r w:rsidR="006F0678">
        <w:rPr>
          <w:rFonts w:ascii="Arial Black" w:eastAsia="Arial Black" w:hAnsi="Arial Black" w:cs="Arial Black"/>
          <w:sz w:val="36"/>
          <w:szCs w:val="36"/>
        </w:rPr>
        <w:t>3</w:t>
      </w:r>
      <w:r w:rsidR="00CB73D1">
        <w:rPr>
          <w:rFonts w:ascii="Arial Black" w:eastAsia="Arial Black" w:hAnsi="Arial Black" w:cs="Arial Black"/>
          <w:sz w:val="36"/>
          <w:szCs w:val="36"/>
        </w:rPr>
        <w:t>.0</w:t>
      </w:r>
    </w:p>
    <w:p w14:paraId="6E6CAB5C" w14:textId="3DF7A213" w:rsidR="000B3075" w:rsidRDefault="4A9F6738" w:rsidP="0FC3127C">
      <w:pPr>
        <w:spacing w:after="160"/>
        <w:ind w:left="708"/>
        <w:rPr>
          <w:rFonts w:ascii="Arial Black" w:eastAsia="Arial Black" w:hAnsi="Arial Black" w:cs="Arial Black"/>
          <w:color w:val="000000" w:themeColor="text1"/>
          <w:sz w:val="28"/>
          <w:szCs w:val="28"/>
        </w:rPr>
      </w:pPr>
      <w:r w:rsidRPr="0FC3127C">
        <w:rPr>
          <w:rFonts w:ascii="Arial Black" w:eastAsia="Arial Black" w:hAnsi="Arial Black" w:cs="Arial Black"/>
          <w:b/>
          <w:bCs/>
          <w:color w:val="000000" w:themeColor="text1"/>
          <w:sz w:val="28"/>
          <w:szCs w:val="28"/>
        </w:rPr>
        <w:t>Autorzy dokumentu:</w:t>
      </w:r>
    </w:p>
    <w:p w14:paraId="10339678" w14:textId="0E3CF228" w:rsidR="000B3075" w:rsidRDefault="4A9F6738" w:rsidP="0FC3127C">
      <w:pPr>
        <w:spacing w:after="160"/>
        <w:ind w:left="708"/>
        <w:rPr>
          <w:rFonts w:ascii="Arial Black" w:eastAsia="Arial Black" w:hAnsi="Arial Black" w:cs="Arial Black"/>
          <w:color w:val="000000" w:themeColor="text1"/>
          <w:sz w:val="28"/>
          <w:szCs w:val="28"/>
        </w:rPr>
      </w:pPr>
      <w:r w:rsidRPr="0FC3127C">
        <w:rPr>
          <w:rFonts w:ascii="Arial Black" w:eastAsia="Arial Black" w:hAnsi="Arial Black" w:cs="Arial Black"/>
          <w:b/>
          <w:bCs/>
          <w:color w:val="000000" w:themeColor="text1"/>
          <w:sz w:val="28"/>
          <w:szCs w:val="28"/>
        </w:rPr>
        <w:t>Michał Ślęzak, Maciej Kasprzyk, Albert Bajera, Adam Kępczyński</w:t>
      </w:r>
    </w:p>
    <w:p w14:paraId="401D70BB" w14:textId="1986A9B2" w:rsidR="000B3075" w:rsidRDefault="4A9F6738" w:rsidP="0FC3127C">
      <w:pPr>
        <w:spacing w:after="160"/>
        <w:ind w:left="708"/>
        <w:rPr>
          <w:rFonts w:ascii="Arial Black" w:eastAsia="Arial Black" w:hAnsi="Arial Black" w:cs="Arial Black"/>
          <w:color w:val="000000" w:themeColor="text1"/>
          <w:sz w:val="28"/>
          <w:szCs w:val="28"/>
        </w:rPr>
      </w:pPr>
      <w:r w:rsidRPr="0FC3127C">
        <w:rPr>
          <w:rFonts w:ascii="Arial Black" w:eastAsia="Arial Black" w:hAnsi="Arial Black" w:cs="Arial Black"/>
          <w:b/>
          <w:bCs/>
          <w:color w:val="000000" w:themeColor="text1"/>
          <w:sz w:val="28"/>
          <w:szCs w:val="28"/>
        </w:rPr>
        <w:t>Grupa: WCY23IJ2S1, podgrupa 2</w:t>
      </w:r>
    </w:p>
    <w:p w14:paraId="37682C9F" w14:textId="31D07BB8" w:rsidR="000B3075" w:rsidRDefault="4A9F6738" w:rsidP="0FC3127C">
      <w:pPr>
        <w:spacing w:after="160"/>
        <w:ind w:left="708"/>
        <w:rPr>
          <w:rFonts w:ascii="Arial Black" w:eastAsia="Arial Black" w:hAnsi="Arial Black" w:cs="Arial Black"/>
          <w:color w:val="000000" w:themeColor="text1"/>
          <w:sz w:val="28"/>
          <w:szCs w:val="28"/>
        </w:rPr>
      </w:pPr>
      <w:r w:rsidRPr="0FC3127C">
        <w:rPr>
          <w:rFonts w:ascii="Arial Black" w:eastAsia="Arial Black" w:hAnsi="Arial Black" w:cs="Arial Black"/>
          <w:b/>
          <w:bCs/>
          <w:color w:val="000000" w:themeColor="text1"/>
          <w:sz w:val="28"/>
          <w:szCs w:val="28"/>
        </w:rPr>
        <w:t xml:space="preserve">Prowadzący laboratorium: dr </w:t>
      </w:r>
      <w:r w:rsidR="006B5043">
        <w:rPr>
          <w:rFonts w:ascii="Arial Black" w:eastAsia="Arial Black" w:hAnsi="Arial Black" w:cs="Arial Black"/>
          <w:b/>
          <w:bCs/>
          <w:color w:val="000000" w:themeColor="text1"/>
          <w:sz w:val="28"/>
          <w:szCs w:val="28"/>
        </w:rPr>
        <w:t>i</w:t>
      </w:r>
      <w:r w:rsidRPr="0FC3127C">
        <w:rPr>
          <w:rFonts w:ascii="Arial Black" w:eastAsia="Arial Black" w:hAnsi="Arial Black" w:cs="Arial Black"/>
          <w:b/>
          <w:bCs/>
          <w:color w:val="000000" w:themeColor="text1"/>
          <w:sz w:val="28"/>
          <w:szCs w:val="28"/>
        </w:rPr>
        <w:t>nż. Stefan Rozmus, prof. WAT</w:t>
      </w:r>
    </w:p>
    <w:p w14:paraId="48840818" w14:textId="0E0C5891" w:rsidR="000B3075" w:rsidRPr="009465F6" w:rsidRDefault="4A9F6738" w:rsidP="009465F6">
      <w:pPr>
        <w:spacing w:after="160"/>
        <w:ind w:left="708"/>
        <w:rPr>
          <w:rFonts w:ascii="Arial Black" w:eastAsia="Arial Black" w:hAnsi="Arial Black" w:cs="Arial Black"/>
          <w:b/>
          <w:bCs/>
          <w:color w:val="000000" w:themeColor="text1"/>
          <w:sz w:val="28"/>
          <w:szCs w:val="28"/>
        </w:rPr>
      </w:pPr>
      <w:r w:rsidRPr="0FC3127C">
        <w:rPr>
          <w:rFonts w:ascii="Arial Black" w:eastAsia="Arial Black" w:hAnsi="Arial Black" w:cs="Arial Black"/>
          <w:b/>
          <w:bCs/>
          <w:color w:val="000000" w:themeColor="text1"/>
          <w:sz w:val="28"/>
          <w:szCs w:val="28"/>
        </w:rPr>
        <w:t>Warszawa, zima 2025/2026</w:t>
      </w:r>
      <w:bookmarkStart w:id="0" w:name="_Toc34928837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7"/>
        <w:gridCol w:w="4906"/>
        <w:gridCol w:w="1575"/>
        <w:gridCol w:w="1364"/>
      </w:tblGrid>
      <w:tr w:rsidR="004A1678" w:rsidRPr="004C59E4" w14:paraId="44B9392E" w14:textId="77777777" w:rsidTr="1C0CF7DB">
        <w:tc>
          <w:tcPr>
            <w:tcW w:w="0" w:type="auto"/>
            <w:gridSpan w:val="4"/>
            <w:shd w:val="clear" w:color="auto" w:fill="D0CECE" w:themeFill="background2" w:themeFillShade="E6"/>
          </w:tcPr>
          <w:p w14:paraId="0C3768B9" w14:textId="77777777" w:rsidR="004A1678" w:rsidRPr="003C5E88" w:rsidRDefault="004A1678" w:rsidP="00927136">
            <w:pPr>
              <w:pStyle w:val="LABtabelatekst"/>
              <w:rPr>
                <w:b/>
              </w:rPr>
            </w:pPr>
            <w:r w:rsidRPr="003C5E88">
              <w:rPr>
                <w:b/>
              </w:rPr>
              <w:lastRenderedPageBreak/>
              <w:t>Metryka dokumentu</w:t>
            </w:r>
          </w:p>
        </w:tc>
      </w:tr>
      <w:tr w:rsidR="004A1678" w:rsidRPr="004C59E4" w14:paraId="4513C72F" w14:textId="77777777" w:rsidTr="1C0CF7DB">
        <w:tc>
          <w:tcPr>
            <w:tcW w:w="0" w:type="auto"/>
          </w:tcPr>
          <w:p w14:paraId="10D3677D" w14:textId="77777777" w:rsidR="004A1678" w:rsidRDefault="004A1678" w:rsidP="00927136">
            <w:pPr>
              <w:pStyle w:val="LABtabelatekst"/>
            </w:pPr>
            <w:r>
              <w:t>Nazwa dokumentu</w:t>
            </w:r>
          </w:p>
        </w:tc>
        <w:tc>
          <w:tcPr>
            <w:tcW w:w="0" w:type="auto"/>
            <w:gridSpan w:val="3"/>
          </w:tcPr>
          <w:p w14:paraId="1935EEB8" w14:textId="67A6A162" w:rsidR="004A1678" w:rsidRDefault="306FA6DB" w:rsidP="00927136">
            <w:pPr>
              <w:pStyle w:val="LABtabelatekst"/>
            </w:pPr>
            <w:r>
              <w:t>Sprawozdanie z przedmiotu Hurtownie Danych.</w:t>
            </w:r>
          </w:p>
        </w:tc>
      </w:tr>
      <w:tr w:rsidR="004A1678" w:rsidRPr="004C59E4" w14:paraId="087F669B" w14:textId="77777777" w:rsidTr="1C0CF7DB">
        <w:tc>
          <w:tcPr>
            <w:tcW w:w="0" w:type="auto"/>
          </w:tcPr>
          <w:p w14:paraId="22CD34B6" w14:textId="77777777" w:rsidR="004A1678" w:rsidRDefault="004A1678" w:rsidP="00927136">
            <w:pPr>
              <w:pStyle w:val="LABtabelatekst"/>
            </w:pPr>
            <w:r>
              <w:t>Opis dokumentu</w:t>
            </w:r>
          </w:p>
        </w:tc>
        <w:tc>
          <w:tcPr>
            <w:tcW w:w="0" w:type="auto"/>
            <w:gridSpan w:val="3"/>
          </w:tcPr>
          <w:p w14:paraId="356BED67" w14:textId="4523087E" w:rsidR="004A1678" w:rsidRDefault="11F76D62" w:rsidP="0FC3127C">
            <w:pPr>
              <w:pStyle w:val="LABtabelatekst"/>
              <w:jc w:val="both"/>
            </w:pPr>
            <w:r>
              <w:t xml:space="preserve">Dokument opisuje przebieg oraz wyniki realizacji zadań laboratoryjnych z </w:t>
            </w:r>
            <w:r w:rsidR="2C056F51">
              <w:t xml:space="preserve">przedmiotu </w:t>
            </w:r>
            <w:r w:rsidR="19B696A7" w:rsidRPr="0FC3127C">
              <w:rPr>
                <w:i/>
                <w:iCs/>
              </w:rPr>
              <w:t>Hurtownie danych</w:t>
            </w:r>
            <w:r w:rsidR="489FE9CE" w:rsidRPr="0FC3127C">
              <w:rPr>
                <w:i/>
                <w:iCs/>
              </w:rPr>
              <w:t>.</w:t>
            </w:r>
          </w:p>
        </w:tc>
      </w:tr>
      <w:tr w:rsidR="004A1678" w:rsidRPr="00614F03" w14:paraId="591DE2A6" w14:textId="77777777" w:rsidTr="1C0CF7DB">
        <w:tc>
          <w:tcPr>
            <w:tcW w:w="0" w:type="auto"/>
          </w:tcPr>
          <w:p w14:paraId="1A900826" w14:textId="77777777" w:rsidR="004A1678" w:rsidRDefault="004A1678" w:rsidP="00927136">
            <w:pPr>
              <w:pStyle w:val="LABtabelatekst"/>
            </w:pPr>
            <w:r>
              <w:t>Autorzy</w:t>
            </w:r>
          </w:p>
        </w:tc>
        <w:tc>
          <w:tcPr>
            <w:tcW w:w="0" w:type="auto"/>
            <w:gridSpan w:val="3"/>
          </w:tcPr>
          <w:p w14:paraId="22956A5B" w14:textId="555C7D53" w:rsidR="004A1678" w:rsidRPr="00614F03" w:rsidRDefault="49B188CF" w:rsidP="0FC3127C">
            <w:pPr>
              <w:pStyle w:val="LABtabelatekst"/>
            </w:pPr>
            <w:r>
              <w:t>Michał Ślęzak, Maciej Kasprzyk, Albert Bajera, Adam Kępczyński</w:t>
            </w:r>
          </w:p>
        </w:tc>
      </w:tr>
      <w:tr w:rsidR="00FE333F" w:rsidRPr="004C59E4" w14:paraId="6D0D5034" w14:textId="77777777" w:rsidTr="1C0CF7DB">
        <w:tc>
          <w:tcPr>
            <w:tcW w:w="0" w:type="auto"/>
          </w:tcPr>
          <w:p w14:paraId="6A8CDFFB" w14:textId="77777777" w:rsidR="004A1678" w:rsidRDefault="004A1678" w:rsidP="00927136">
            <w:pPr>
              <w:pStyle w:val="LABtabelatekst"/>
            </w:pPr>
            <w:r>
              <w:t>Nazwa pliku</w:t>
            </w:r>
          </w:p>
        </w:tc>
        <w:tc>
          <w:tcPr>
            <w:tcW w:w="5022" w:type="dxa"/>
          </w:tcPr>
          <w:p w14:paraId="39798CAE" w14:textId="02B911F7" w:rsidR="004A1678" w:rsidRDefault="4C0890D0" w:rsidP="0FC3127C">
            <w:pPr>
              <w:pStyle w:val="LABtabelatekst"/>
              <w:rPr>
                <w:noProof/>
              </w:rPr>
            </w:pPr>
            <w:r w:rsidRPr="1C0CF7DB">
              <w:rPr>
                <w:noProof/>
              </w:rPr>
              <w:t>HD-LAB-WCY23IJ2S1_2_</w:t>
            </w:r>
            <w:r w:rsidR="07D212E4" w:rsidRPr="310A8F79">
              <w:rPr>
                <w:noProof/>
              </w:rPr>
              <w:t>v</w:t>
            </w:r>
            <w:r w:rsidR="004344A4">
              <w:rPr>
                <w:noProof/>
              </w:rPr>
              <w:t>3</w:t>
            </w:r>
            <w:r w:rsidR="00CB73D1">
              <w:rPr>
                <w:noProof/>
              </w:rPr>
              <w:t>.0</w:t>
            </w:r>
            <w:r w:rsidR="63C0FB68" w:rsidRPr="1C0CF7DB">
              <w:rPr>
                <w:noProof/>
              </w:rPr>
              <w:t>.docx</w:t>
            </w:r>
          </w:p>
        </w:tc>
        <w:tc>
          <w:tcPr>
            <w:tcW w:w="1616" w:type="dxa"/>
          </w:tcPr>
          <w:p w14:paraId="0716C9A7" w14:textId="77777777" w:rsidR="004A1678" w:rsidRDefault="004A1678" w:rsidP="00927136">
            <w:pPr>
              <w:pStyle w:val="LABtabelatekst"/>
            </w:pPr>
            <w:r>
              <w:t>Liczba stron</w:t>
            </w:r>
          </w:p>
        </w:tc>
        <w:tc>
          <w:tcPr>
            <w:tcW w:w="1432" w:type="dxa"/>
          </w:tcPr>
          <w:p w14:paraId="1042C85D" w14:textId="4B4658F1" w:rsidR="004A1678" w:rsidRDefault="00D74F8E" w:rsidP="00927136">
            <w:pPr>
              <w:pStyle w:val="LABtabelatekst"/>
            </w:pPr>
            <w:fldSimple w:instr="NUMPAGES   \* MERGEFORMAT">
              <w:r w:rsidR="00F05025">
                <w:rPr>
                  <w:noProof/>
                </w:rPr>
                <w:t>27</w:t>
              </w:r>
            </w:fldSimple>
          </w:p>
        </w:tc>
      </w:tr>
    </w:tbl>
    <w:p w14:paraId="29F96844" w14:textId="6072DA2D" w:rsidR="004A1678" w:rsidRPr="009F16B0" w:rsidRDefault="004A1678" w:rsidP="009F16B0">
      <w:pPr>
        <w:pStyle w:val="Caption"/>
        <w:keepNext/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7"/>
        <w:gridCol w:w="1367"/>
        <w:gridCol w:w="2504"/>
        <w:gridCol w:w="938"/>
        <w:gridCol w:w="1047"/>
        <w:gridCol w:w="1134"/>
        <w:gridCol w:w="1417"/>
      </w:tblGrid>
      <w:tr w:rsidR="004A1678" w:rsidRPr="00C8597A" w14:paraId="08CE3BC1" w14:textId="77777777" w:rsidTr="3461C454">
        <w:tc>
          <w:tcPr>
            <w:tcW w:w="9214" w:type="dxa"/>
            <w:gridSpan w:val="7"/>
            <w:shd w:val="clear" w:color="auto" w:fill="D0CECE" w:themeFill="background2" w:themeFillShade="E6"/>
          </w:tcPr>
          <w:p w14:paraId="6021B94A" w14:textId="77777777" w:rsidR="004A1678" w:rsidRDefault="004A1678" w:rsidP="00927136">
            <w:pPr>
              <w:pStyle w:val="LABNagwektabeli"/>
            </w:pPr>
            <w:r>
              <w:t>Historia zmian dokumentu</w:t>
            </w:r>
          </w:p>
        </w:tc>
      </w:tr>
      <w:tr w:rsidR="004A1678" w:rsidRPr="00C8597A" w14:paraId="2EEBC13E" w14:textId="77777777" w:rsidTr="3461C454">
        <w:tc>
          <w:tcPr>
            <w:tcW w:w="0" w:type="auto"/>
            <w:shd w:val="clear" w:color="auto" w:fill="D0CECE" w:themeFill="background2" w:themeFillShade="E6"/>
          </w:tcPr>
          <w:p w14:paraId="6AD715DB" w14:textId="77777777" w:rsidR="004A1678" w:rsidRPr="00C8597A" w:rsidRDefault="004A1678" w:rsidP="00927136">
            <w:pPr>
              <w:pStyle w:val="LABNagwektabeli"/>
            </w:pPr>
            <w:r>
              <w:t>Wersja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586E5BFB" w14:textId="77777777" w:rsidR="004A1678" w:rsidRPr="00C8597A" w:rsidRDefault="004A1678" w:rsidP="00927136">
            <w:pPr>
              <w:pStyle w:val="LABNagwektabeli"/>
            </w:pPr>
            <w:r>
              <w:t>Data wydania</w:t>
            </w:r>
          </w:p>
        </w:tc>
        <w:tc>
          <w:tcPr>
            <w:tcW w:w="2504" w:type="dxa"/>
            <w:shd w:val="clear" w:color="auto" w:fill="D0CECE" w:themeFill="background2" w:themeFillShade="E6"/>
          </w:tcPr>
          <w:p w14:paraId="1CCB9BE7" w14:textId="77777777" w:rsidR="004A1678" w:rsidRPr="00C8597A" w:rsidRDefault="004A1678" w:rsidP="00927136">
            <w:pPr>
              <w:pStyle w:val="LABNagwektabeli"/>
            </w:pPr>
            <w:r>
              <w:t>Opis</w:t>
            </w:r>
          </w:p>
        </w:tc>
        <w:tc>
          <w:tcPr>
            <w:tcW w:w="938" w:type="dxa"/>
            <w:shd w:val="clear" w:color="auto" w:fill="D0CECE" w:themeFill="background2" w:themeFillShade="E6"/>
          </w:tcPr>
          <w:p w14:paraId="4A28C017" w14:textId="363035CB" w:rsidR="004A1678" w:rsidRPr="00C8597A" w:rsidRDefault="004A1678" w:rsidP="00927136">
            <w:pPr>
              <w:pStyle w:val="LABNagwektabeli"/>
            </w:pPr>
            <w:r>
              <w:t>Akcja</w:t>
            </w:r>
          </w:p>
        </w:tc>
        <w:tc>
          <w:tcPr>
            <w:tcW w:w="1047" w:type="dxa"/>
            <w:shd w:val="clear" w:color="auto" w:fill="D0CECE" w:themeFill="background2" w:themeFillShade="E6"/>
          </w:tcPr>
          <w:p w14:paraId="185DFDA9" w14:textId="65ADE626" w:rsidR="004A1678" w:rsidRPr="00C8597A" w:rsidRDefault="004A1678" w:rsidP="00927136">
            <w:pPr>
              <w:pStyle w:val="LABNagwektabeli"/>
            </w:pPr>
            <w:r>
              <w:t xml:space="preserve">Rozdziały 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14:paraId="68D904EC" w14:textId="6C4C4C62" w:rsidR="004A1678" w:rsidRPr="00C8597A" w:rsidRDefault="004A1678" w:rsidP="00927136">
            <w:pPr>
              <w:pStyle w:val="LABNagwektabeli"/>
            </w:pPr>
            <w:r>
              <w:t>Autorzy</w:t>
            </w:r>
          </w:p>
        </w:tc>
        <w:tc>
          <w:tcPr>
            <w:tcW w:w="1417" w:type="dxa"/>
            <w:shd w:val="clear" w:color="auto" w:fill="D0CECE" w:themeFill="background2" w:themeFillShade="E6"/>
          </w:tcPr>
          <w:p w14:paraId="689ECB57" w14:textId="77777777" w:rsidR="004A1678" w:rsidRPr="00C8597A" w:rsidRDefault="004A1678" w:rsidP="00927136">
            <w:pPr>
              <w:pStyle w:val="LABNagwektabeli"/>
            </w:pPr>
            <w:r>
              <w:t>Data kontroli</w:t>
            </w:r>
          </w:p>
        </w:tc>
      </w:tr>
      <w:tr w:rsidR="004A1678" w:rsidRPr="00C8597A" w14:paraId="26130D07" w14:textId="77777777" w:rsidTr="3461C454">
        <w:tc>
          <w:tcPr>
            <w:tcW w:w="0" w:type="auto"/>
          </w:tcPr>
          <w:p w14:paraId="25612BEF" w14:textId="6B8FF6DB" w:rsidR="004A1678" w:rsidRPr="00C8597A" w:rsidRDefault="0051265C" w:rsidP="00927136">
            <w:pPr>
              <w:pStyle w:val="LABtabelatekst"/>
            </w:pPr>
            <w:r>
              <w:t>0</w:t>
            </w:r>
            <w:r w:rsidR="000449BD">
              <w:t>.</w:t>
            </w:r>
            <w:r>
              <w:t>1</w:t>
            </w:r>
          </w:p>
        </w:tc>
        <w:tc>
          <w:tcPr>
            <w:tcW w:w="0" w:type="auto"/>
          </w:tcPr>
          <w:p w14:paraId="1BDF4372" w14:textId="68DD1D7A" w:rsidR="004A1678" w:rsidRPr="00C8597A" w:rsidRDefault="45A7EC56" w:rsidP="00927136">
            <w:pPr>
              <w:pStyle w:val="LABtabelatekst"/>
            </w:pPr>
            <w:r>
              <w:t>202</w:t>
            </w:r>
            <w:r w:rsidR="48C62004">
              <w:t>5-11-29</w:t>
            </w:r>
          </w:p>
        </w:tc>
        <w:tc>
          <w:tcPr>
            <w:tcW w:w="2504" w:type="dxa"/>
          </w:tcPr>
          <w:p w14:paraId="5F2B3B2A" w14:textId="5FFE2D07" w:rsidR="004A1678" w:rsidRPr="00C8597A" w:rsidRDefault="450F73FB" w:rsidP="00927136">
            <w:pPr>
              <w:pStyle w:val="LABtabelatekst"/>
            </w:pPr>
            <w:r>
              <w:t>Utworzenie dokumentu</w:t>
            </w:r>
            <w:r w:rsidR="16380649">
              <w:t xml:space="preserve"> i przygotowanie szkieletu sprawozdania</w:t>
            </w:r>
            <w:r w:rsidR="007D5B9C">
              <w:t>. Wstawienie opisu dokumentu.</w:t>
            </w:r>
          </w:p>
        </w:tc>
        <w:tc>
          <w:tcPr>
            <w:tcW w:w="938" w:type="dxa"/>
          </w:tcPr>
          <w:p w14:paraId="1889906E" w14:textId="77777777" w:rsidR="004A1678" w:rsidRPr="00C8597A" w:rsidRDefault="0051265C" w:rsidP="00927136">
            <w:pPr>
              <w:pStyle w:val="LABtabelatekst"/>
            </w:pPr>
            <w:r>
              <w:t>N</w:t>
            </w:r>
          </w:p>
        </w:tc>
        <w:tc>
          <w:tcPr>
            <w:tcW w:w="1047" w:type="dxa"/>
          </w:tcPr>
          <w:p w14:paraId="70767B17" w14:textId="77777777" w:rsidR="004A1678" w:rsidRPr="00C8597A" w:rsidRDefault="0051265C" w:rsidP="00927136">
            <w:pPr>
              <w:pStyle w:val="LABtabelatekst"/>
            </w:pPr>
            <w:r>
              <w:t>W</w:t>
            </w:r>
          </w:p>
        </w:tc>
        <w:tc>
          <w:tcPr>
            <w:tcW w:w="1134" w:type="dxa"/>
          </w:tcPr>
          <w:p w14:paraId="0C5D04DD" w14:textId="53438257" w:rsidR="004A1678" w:rsidRPr="00C8597A" w:rsidRDefault="544B1421" w:rsidP="00927136">
            <w:pPr>
              <w:pStyle w:val="LABtabelatekst"/>
            </w:pPr>
            <w:r>
              <w:t>MŚ, MK, AB, AK</w:t>
            </w:r>
          </w:p>
        </w:tc>
        <w:tc>
          <w:tcPr>
            <w:tcW w:w="1417" w:type="dxa"/>
          </w:tcPr>
          <w:p w14:paraId="67904E27" w14:textId="77777777" w:rsidR="004A1678" w:rsidRPr="00C8597A" w:rsidRDefault="0051265C" w:rsidP="00927136">
            <w:pPr>
              <w:pStyle w:val="LABtabelatekst"/>
            </w:pPr>
            <w:proofErr w:type="spellStart"/>
            <w:r>
              <w:t>nd</w:t>
            </w:r>
            <w:proofErr w:type="spellEnd"/>
          </w:p>
        </w:tc>
      </w:tr>
      <w:tr w:rsidR="00614F03" w:rsidRPr="00C8597A" w14:paraId="3DDECB47" w14:textId="77777777" w:rsidTr="3461C454">
        <w:tc>
          <w:tcPr>
            <w:tcW w:w="0" w:type="auto"/>
          </w:tcPr>
          <w:p w14:paraId="43E79DBC" w14:textId="4E99C74B" w:rsidR="00614F03" w:rsidRDefault="30C7B409" w:rsidP="00927136">
            <w:pPr>
              <w:pStyle w:val="LABtabelatekst"/>
            </w:pPr>
            <w:r>
              <w:t>1.</w:t>
            </w:r>
            <w:r w:rsidR="00B536BD">
              <w:t>0</w:t>
            </w:r>
          </w:p>
        </w:tc>
        <w:tc>
          <w:tcPr>
            <w:tcW w:w="0" w:type="auto"/>
          </w:tcPr>
          <w:p w14:paraId="279B071F" w14:textId="4F820FCB" w:rsidR="00614F03" w:rsidRDefault="00B536BD" w:rsidP="00927136">
            <w:pPr>
              <w:pStyle w:val="LABtabelatekst"/>
            </w:pPr>
            <w:r>
              <w:t>2025-1</w:t>
            </w:r>
            <w:r w:rsidR="000D4254">
              <w:t>2</w:t>
            </w:r>
            <w:r>
              <w:t>-</w:t>
            </w:r>
            <w:r w:rsidR="000D4254">
              <w:t>0</w:t>
            </w:r>
            <w:r w:rsidR="00055498">
              <w:t>6</w:t>
            </w:r>
          </w:p>
        </w:tc>
        <w:tc>
          <w:tcPr>
            <w:tcW w:w="2504" w:type="dxa"/>
          </w:tcPr>
          <w:p w14:paraId="016CF13B" w14:textId="5F189DC7" w:rsidR="00614F03" w:rsidRDefault="00B536BD" w:rsidP="00927136">
            <w:pPr>
              <w:pStyle w:val="LABtabelatekst"/>
            </w:pPr>
            <w:r>
              <w:t>Wstawienie opisu źródeł danych oraz wstępnej listy rapor</w:t>
            </w:r>
            <w:r w:rsidR="00325BE2">
              <w:t>t</w:t>
            </w:r>
            <w:r>
              <w:t>ów</w:t>
            </w:r>
            <w:r w:rsidR="00325BE2">
              <w:t>, wstawienie opisu dokumentu</w:t>
            </w:r>
            <w:r w:rsidR="00DC5133">
              <w:t>, dodanie wykazu skrótów i oznaczeń</w:t>
            </w:r>
            <w:r w:rsidR="32ADC41B">
              <w:t xml:space="preserve">, </w:t>
            </w:r>
            <w:r w:rsidR="18271F1A">
              <w:t>utworzenie modelu punktowego hurtowni danych</w:t>
            </w:r>
          </w:p>
        </w:tc>
        <w:tc>
          <w:tcPr>
            <w:tcW w:w="938" w:type="dxa"/>
          </w:tcPr>
          <w:p w14:paraId="4B6F040E" w14:textId="66BD0D18" w:rsidR="00614F03" w:rsidRDefault="00B536BD" w:rsidP="00927136">
            <w:pPr>
              <w:pStyle w:val="LABtabelatekst"/>
            </w:pPr>
            <w:r>
              <w:t>W</w:t>
            </w:r>
          </w:p>
        </w:tc>
        <w:tc>
          <w:tcPr>
            <w:tcW w:w="1047" w:type="dxa"/>
          </w:tcPr>
          <w:p w14:paraId="7CFB5996" w14:textId="0F5FF958" w:rsidR="00614F03" w:rsidRDefault="00325BE2" w:rsidP="00927136">
            <w:pPr>
              <w:pStyle w:val="LABtabelatekst"/>
            </w:pPr>
            <w:r>
              <w:t xml:space="preserve">1, </w:t>
            </w:r>
            <w:r w:rsidR="00B536BD">
              <w:t>2</w:t>
            </w:r>
            <w:r w:rsidR="45D4D3AC">
              <w:t>, 3, 4</w:t>
            </w:r>
          </w:p>
        </w:tc>
        <w:tc>
          <w:tcPr>
            <w:tcW w:w="1134" w:type="dxa"/>
          </w:tcPr>
          <w:p w14:paraId="51A8C641" w14:textId="3945A7CE" w:rsidR="00614F03" w:rsidRDefault="00B536BD" w:rsidP="00927136">
            <w:pPr>
              <w:pStyle w:val="LABtabelatekst"/>
            </w:pPr>
            <w:r>
              <w:t xml:space="preserve">MŚ, </w:t>
            </w:r>
            <w:r w:rsidRPr="009C530D">
              <w:rPr>
                <w:u w:val="single"/>
              </w:rPr>
              <w:t>MK</w:t>
            </w:r>
            <w:r>
              <w:t>, AB, AK</w:t>
            </w:r>
          </w:p>
        </w:tc>
        <w:tc>
          <w:tcPr>
            <w:tcW w:w="1417" w:type="dxa"/>
          </w:tcPr>
          <w:p w14:paraId="52CA81B4" w14:textId="718AD4E2" w:rsidR="00614F03" w:rsidRDefault="009C530D" w:rsidP="00927136">
            <w:pPr>
              <w:pStyle w:val="LABtabelatekst"/>
            </w:pPr>
            <w:r>
              <w:t>2025-12-06</w:t>
            </w:r>
          </w:p>
        </w:tc>
      </w:tr>
      <w:tr w:rsidR="009B1FDC" w:rsidRPr="00C8597A" w14:paraId="06ED45EB" w14:textId="77777777" w:rsidTr="3461C454">
        <w:tc>
          <w:tcPr>
            <w:tcW w:w="0" w:type="auto"/>
          </w:tcPr>
          <w:p w14:paraId="27294A6C" w14:textId="37B60CD6" w:rsidR="009B1FDC" w:rsidRDefault="009B1FDC" w:rsidP="009B1FDC">
            <w:pPr>
              <w:pStyle w:val="LABtabelatekst"/>
            </w:pPr>
            <w:r>
              <w:t>1.0</w:t>
            </w:r>
          </w:p>
        </w:tc>
        <w:tc>
          <w:tcPr>
            <w:tcW w:w="0" w:type="auto"/>
          </w:tcPr>
          <w:p w14:paraId="7618CCB9" w14:textId="5E174F13" w:rsidR="009B1FDC" w:rsidRDefault="009B1FDC" w:rsidP="009B1FDC">
            <w:pPr>
              <w:pStyle w:val="LABtabelatekst"/>
            </w:pPr>
            <w:r>
              <w:t>2025-12-06</w:t>
            </w:r>
          </w:p>
        </w:tc>
        <w:tc>
          <w:tcPr>
            <w:tcW w:w="2504" w:type="dxa"/>
          </w:tcPr>
          <w:p w14:paraId="3072DDF4" w14:textId="4536B3EE" w:rsidR="009B1FDC" w:rsidRDefault="009B1FDC" w:rsidP="009B1FDC">
            <w:pPr>
              <w:pStyle w:val="LABtabelatekst"/>
            </w:pPr>
            <w:r>
              <w:t>Kontrola jakości dokumentu</w:t>
            </w:r>
          </w:p>
        </w:tc>
        <w:tc>
          <w:tcPr>
            <w:tcW w:w="938" w:type="dxa"/>
          </w:tcPr>
          <w:p w14:paraId="41B9A026" w14:textId="783B85B1" w:rsidR="009B1FDC" w:rsidRDefault="009B1FDC" w:rsidP="009B1FDC">
            <w:pPr>
              <w:pStyle w:val="LABtabelatekst"/>
            </w:pPr>
            <w:r>
              <w:t>We</w:t>
            </w:r>
          </w:p>
        </w:tc>
        <w:tc>
          <w:tcPr>
            <w:tcW w:w="1047" w:type="dxa"/>
          </w:tcPr>
          <w:p w14:paraId="0941A8BA" w14:textId="1E84C79F" w:rsidR="009B1FDC" w:rsidRDefault="009B1FDC" w:rsidP="009B1FDC">
            <w:pPr>
              <w:pStyle w:val="LABtabelatekst"/>
            </w:pPr>
            <w:r>
              <w:t>W</w:t>
            </w:r>
          </w:p>
        </w:tc>
        <w:tc>
          <w:tcPr>
            <w:tcW w:w="1134" w:type="dxa"/>
          </w:tcPr>
          <w:p w14:paraId="36F28FA8" w14:textId="26E9DCA1" w:rsidR="009B1FDC" w:rsidRDefault="009B1FDC" w:rsidP="009B1FDC">
            <w:pPr>
              <w:pStyle w:val="LABtabelatekst"/>
            </w:pPr>
            <w:r>
              <w:t>Stefan Rozmus</w:t>
            </w:r>
          </w:p>
        </w:tc>
        <w:tc>
          <w:tcPr>
            <w:tcW w:w="1417" w:type="dxa"/>
          </w:tcPr>
          <w:p w14:paraId="127E00B1" w14:textId="11912A6F" w:rsidR="009B1FDC" w:rsidRDefault="009B1FDC" w:rsidP="009B1FDC">
            <w:pPr>
              <w:pStyle w:val="LABtabelatekst"/>
            </w:pPr>
            <w:r>
              <w:t>2025-12-11</w:t>
            </w:r>
          </w:p>
        </w:tc>
      </w:tr>
      <w:tr w:rsidR="002371E0" w:rsidRPr="00C8597A" w14:paraId="0BF46DD4" w14:textId="77777777" w:rsidTr="3461C454">
        <w:tc>
          <w:tcPr>
            <w:tcW w:w="0" w:type="auto"/>
          </w:tcPr>
          <w:p w14:paraId="57A00403" w14:textId="34787E74" w:rsidR="002371E0" w:rsidRDefault="725B0949" w:rsidP="00927136">
            <w:pPr>
              <w:pStyle w:val="LABtabelatekst"/>
            </w:pPr>
            <w:r>
              <w:t>2.</w:t>
            </w:r>
            <w:r w:rsidR="35032A85">
              <w:t>0</w:t>
            </w:r>
          </w:p>
        </w:tc>
        <w:tc>
          <w:tcPr>
            <w:tcW w:w="0" w:type="auto"/>
          </w:tcPr>
          <w:p w14:paraId="30C6D769" w14:textId="36DB6443" w:rsidR="002371E0" w:rsidRDefault="02D0FF2F" w:rsidP="00927136">
            <w:pPr>
              <w:pStyle w:val="LABtabelatekst"/>
            </w:pPr>
            <w:r>
              <w:t>202</w:t>
            </w:r>
            <w:r w:rsidR="4BB24735">
              <w:t>6</w:t>
            </w:r>
            <w:r>
              <w:t>-</w:t>
            </w:r>
            <w:r w:rsidR="79A80AF4">
              <w:t>01</w:t>
            </w:r>
            <w:r>
              <w:t>-</w:t>
            </w:r>
            <w:r w:rsidR="4332A452">
              <w:t>08</w:t>
            </w:r>
          </w:p>
        </w:tc>
        <w:tc>
          <w:tcPr>
            <w:tcW w:w="2504" w:type="dxa"/>
          </w:tcPr>
          <w:p w14:paraId="57429555" w14:textId="55DA3918" w:rsidR="002371E0" w:rsidRDefault="009967B9" w:rsidP="00927136">
            <w:pPr>
              <w:pStyle w:val="LABtabelatekst"/>
            </w:pPr>
            <w:r>
              <w:t xml:space="preserve">Dodanie adnotacji </w:t>
            </w:r>
            <w:r w:rsidR="3E915B67">
              <w:t>dotyczących</w:t>
            </w:r>
            <w:r>
              <w:t xml:space="preserve"> zmienności w czasie</w:t>
            </w:r>
            <w:r w:rsidR="008A491A">
              <w:t>, poprawa opisu celu dokumentu</w:t>
            </w:r>
            <w:r w:rsidR="22015B02">
              <w:t>. Projekt i implementacja procesu ETL</w:t>
            </w:r>
            <w:r w:rsidR="5AD40578">
              <w:t>.</w:t>
            </w:r>
          </w:p>
        </w:tc>
        <w:tc>
          <w:tcPr>
            <w:tcW w:w="938" w:type="dxa"/>
          </w:tcPr>
          <w:p w14:paraId="3067D4F1" w14:textId="273FF0B0" w:rsidR="002371E0" w:rsidRDefault="02D0FF2F" w:rsidP="00927136">
            <w:pPr>
              <w:pStyle w:val="LABtabelatekst"/>
            </w:pPr>
            <w:r>
              <w:t>W</w:t>
            </w:r>
            <w:r w:rsidR="00BE0439">
              <w:t>, Z</w:t>
            </w:r>
          </w:p>
        </w:tc>
        <w:tc>
          <w:tcPr>
            <w:tcW w:w="1047" w:type="dxa"/>
          </w:tcPr>
          <w:p w14:paraId="1A60ED15" w14:textId="78C9E51E" w:rsidR="002371E0" w:rsidRDefault="003133E0" w:rsidP="00927136">
            <w:pPr>
              <w:pStyle w:val="LABtabelatekst"/>
            </w:pPr>
            <w:r>
              <w:t>W</w:t>
            </w:r>
          </w:p>
        </w:tc>
        <w:tc>
          <w:tcPr>
            <w:tcW w:w="1134" w:type="dxa"/>
          </w:tcPr>
          <w:p w14:paraId="1373F5B4" w14:textId="0B67A199" w:rsidR="002371E0" w:rsidRDefault="02D0FF2F" w:rsidP="00927136">
            <w:pPr>
              <w:pStyle w:val="LABtabelatekst"/>
            </w:pPr>
            <w:r>
              <w:t xml:space="preserve">MŚ, </w:t>
            </w:r>
            <w:r w:rsidRPr="3461C454">
              <w:rPr>
                <w:u w:val="single"/>
              </w:rPr>
              <w:t>MK</w:t>
            </w:r>
            <w:r>
              <w:t>, AB, AK</w:t>
            </w:r>
          </w:p>
        </w:tc>
        <w:tc>
          <w:tcPr>
            <w:tcW w:w="1417" w:type="dxa"/>
          </w:tcPr>
          <w:p w14:paraId="0946EFE9" w14:textId="67D2F8D5" w:rsidR="002371E0" w:rsidRDefault="1E60A834" w:rsidP="00927136">
            <w:pPr>
              <w:pStyle w:val="LABtabelatekst"/>
            </w:pPr>
            <w:r>
              <w:t>2026-01-08</w:t>
            </w:r>
          </w:p>
          <w:p w14:paraId="62A5C145" w14:textId="2876294A" w:rsidR="002371E0" w:rsidRDefault="002371E0" w:rsidP="00927136">
            <w:pPr>
              <w:pStyle w:val="LABtabelatekst"/>
            </w:pPr>
          </w:p>
        </w:tc>
      </w:tr>
      <w:tr w:rsidR="00586272" w:rsidRPr="00C8597A" w14:paraId="4A260401" w14:textId="77777777" w:rsidTr="3461C454">
        <w:tc>
          <w:tcPr>
            <w:tcW w:w="0" w:type="auto"/>
          </w:tcPr>
          <w:p w14:paraId="4B840198" w14:textId="3A1AFD98" w:rsidR="00586272" w:rsidRDefault="00586272" w:rsidP="00586272">
            <w:pPr>
              <w:pStyle w:val="LABtabelatekst"/>
            </w:pPr>
            <w:r>
              <w:t>2.0</w:t>
            </w:r>
          </w:p>
        </w:tc>
        <w:tc>
          <w:tcPr>
            <w:tcW w:w="0" w:type="auto"/>
          </w:tcPr>
          <w:p w14:paraId="223DFC43" w14:textId="387F8C28" w:rsidR="00586272" w:rsidRDefault="00586272" w:rsidP="00586272">
            <w:pPr>
              <w:pStyle w:val="LABtabelatekst"/>
            </w:pPr>
            <w:r>
              <w:t>2026-01-08</w:t>
            </w:r>
          </w:p>
        </w:tc>
        <w:tc>
          <w:tcPr>
            <w:tcW w:w="2504" w:type="dxa"/>
          </w:tcPr>
          <w:p w14:paraId="3F035A3A" w14:textId="0330E32B" w:rsidR="00586272" w:rsidRDefault="00586272" w:rsidP="00586272">
            <w:pPr>
              <w:pStyle w:val="LABtabelatekst"/>
            </w:pPr>
            <w:r>
              <w:t>Kontrola jakości dokumentu</w:t>
            </w:r>
          </w:p>
        </w:tc>
        <w:tc>
          <w:tcPr>
            <w:tcW w:w="938" w:type="dxa"/>
          </w:tcPr>
          <w:p w14:paraId="7EA92C46" w14:textId="058795F5" w:rsidR="00586272" w:rsidRDefault="00586272" w:rsidP="00586272">
            <w:pPr>
              <w:pStyle w:val="LABtabelatekst"/>
            </w:pPr>
            <w:r>
              <w:t>We</w:t>
            </w:r>
          </w:p>
        </w:tc>
        <w:tc>
          <w:tcPr>
            <w:tcW w:w="1047" w:type="dxa"/>
          </w:tcPr>
          <w:p w14:paraId="3B146507" w14:textId="3D90875D" w:rsidR="00586272" w:rsidRDefault="00586272" w:rsidP="00586272">
            <w:pPr>
              <w:pStyle w:val="LABtabelatekst"/>
            </w:pPr>
            <w:r>
              <w:t>W</w:t>
            </w:r>
          </w:p>
        </w:tc>
        <w:tc>
          <w:tcPr>
            <w:tcW w:w="1134" w:type="dxa"/>
          </w:tcPr>
          <w:p w14:paraId="18749117" w14:textId="6CA5BD76" w:rsidR="00586272" w:rsidRDefault="00586272" w:rsidP="00586272">
            <w:pPr>
              <w:pStyle w:val="LABtabelatekst"/>
            </w:pPr>
            <w:r>
              <w:t>Stefan Rozmus</w:t>
            </w:r>
          </w:p>
        </w:tc>
        <w:tc>
          <w:tcPr>
            <w:tcW w:w="1417" w:type="dxa"/>
          </w:tcPr>
          <w:p w14:paraId="4AEEE723" w14:textId="2718CA87" w:rsidR="00586272" w:rsidRDefault="00586272" w:rsidP="00586272">
            <w:pPr>
              <w:pStyle w:val="LABtabelatekst"/>
            </w:pPr>
            <w:r>
              <w:t>2026-01-12</w:t>
            </w:r>
          </w:p>
        </w:tc>
      </w:tr>
      <w:tr w:rsidR="006F0678" w:rsidRPr="00C8597A" w14:paraId="0AC22266" w14:textId="77777777" w:rsidTr="3461C454">
        <w:tc>
          <w:tcPr>
            <w:tcW w:w="0" w:type="auto"/>
          </w:tcPr>
          <w:p w14:paraId="54A99440" w14:textId="792A8D37" w:rsidR="006F0678" w:rsidRDefault="006F0678" w:rsidP="00586272">
            <w:pPr>
              <w:pStyle w:val="LABtabelatekst"/>
            </w:pPr>
            <w:r>
              <w:t>3.0</w:t>
            </w:r>
          </w:p>
        </w:tc>
        <w:tc>
          <w:tcPr>
            <w:tcW w:w="0" w:type="auto"/>
          </w:tcPr>
          <w:p w14:paraId="08A9329F" w14:textId="59B12DE3" w:rsidR="006F0678" w:rsidRDefault="006F0678" w:rsidP="00586272">
            <w:pPr>
              <w:pStyle w:val="LABtabelatekst"/>
            </w:pPr>
            <w:r>
              <w:t>2026-01-17</w:t>
            </w:r>
          </w:p>
        </w:tc>
        <w:tc>
          <w:tcPr>
            <w:tcW w:w="2504" w:type="dxa"/>
          </w:tcPr>
          <w:p w14:paraId="5E07A94B" w14:textId="1E929DB1" w:rsidR="006F0678" w:rsidRDefault="0080093B" w:rsidP="00586272">
            <w:pPr>
              <w:pStyle w:val="LABtabelatekst"/>
            </w:pPr>
            <w:r>
              <w:t xml:space="preserve">Poprawa </w:t>
            </w:r>
            <w:r w:rsidR="241F90A4">
              <w:t>szczegółów</w:t>
            </w:r>
            <w:r>
              <w:t xml:space="preserve"> listy raportów. Poprawienie ładowania faktu kosztów w procesie ETL. Dodanie kostki OLAP.</w:t>
            </w:r>
            <w:r w:rsidR="004344A4">
              <w:t xml:space="preserve"> Utworzenie raportów w </w:t>
            </w:r>
            <w:proofErr w:type="spellStart"/>
            <w:r w:rsidR="004344A4">
              <w:t>PowerBI</w:t>
            </w:r>
            <w:proofErr w:type="spellEnd"/>
            <w:r w:rsidR="004344A4">
              <w:t>. Poprawa modelu punktowego.</w:t>
            </w:r>
          </w:p>
        </w:tc>
        <w:tc>
          <w:tcPr>
            <w:tcW w:w="938" w:type="dxa"/>
          </w:tcPr>
          <w:p w14:paraId="66F6908A" w14:textId="7D6FF507" w:rsidR="006F0678" w:rsidRDefault="003133E0" w:rsidP="00586272">
            <w:pPr>
              <w:pStyle w:val="LABtabelatekst"/>
            </w:pPr>
            <w:r>
              <w:t>W, Z</w:t>
            </w:r>
          </w:p>
        </w:tc>
        <w:tc>
          <w:tcPr>
            <w:tcW w:w="1047" w:type="dxa"/>
          </w:tcPr>
          <w:p w14:paraId="1C13E65C" w14:textId="51CE45AD" w:rsidR="006F0678" w:rsidRDefault="003133E0" w:rsidP="00586272">
            <w:pPr>
              <w:pStyle w:val="LABtabelatekst"/>
            </w:pPr>
            <w:r>
              <w:t>W</w:t>
            </w:r>
          </w:p>
        </w:tc>
        <w:tc>
          <w:tcPr>
            <w:tcW w:w="1134" w:type="dxa"/>
          </w:tcPr>
          <w:p w14:paraId="4279244C" w14:textId="5C423233" w:rsidR="006F0678" w:rsidRDefault="003133E0" w:rsidP="00586272">
            <w:pPr>
              <w:pStyle w:val="LABtabelatekst"/>
            </w:pPr>
            <w:r>
              <w:t xml:space="preserve">MŚ, </w:t>
            </w:r>
            <w:r w:rsidRPr="3461C454">
              <w:rPr>
                <w:u w:val="single"/>
              </w:rPr>
              <w:t>MK</w:t>
            </w:r>
            <w:r>
              <w:t>, AB, AK</w:t>
            </w:r>
          </w:p>
        </w:tc>
        <w:tc>
          <w:tcPr>
            <w:tcW w:w="1417" w:type="dxa"/>
          </w:tcPr>
          <w:p w14:paraId="3C725F63" w14:textId="0192458E" w:rsidR="006F0678" w:rsidRDefault="003133E0" w:rsidP="00586272">
            <w:pPr>
              <w:pStyle w:val="LABtabelatekst"/>
            </w:pPr>
            <w:r>
              <w:t>2026-01-17</w:t>
            </w:r>
          </w:p>
        </w:tc>
      </w:tr>
    </w:tbl>
    <w:p w14:paraId="59F8E025" w14:textId="77777777" w:rsidR="00951DAC" w:rsidRDefault="00951DAC" w:rsidP="07BA9B4A">
      <w:pPr>
        <w:pStyle w:val="TOC1"/>
        <w:tabs>
          <w:tab w:val="left" w:pos="480"/>
          <w:tab w:val="right" w:leader="dot" w:pos="9060"/>
        </w:tabs>
      </w:pPr>
    </w:p>
    <w:p w14:paraId="2D97AC50" w14:textId="77777777" w:rsidR="00951DAC" w:rsidRDefault="00951DAC" w:rsidP="07BA9B4A">
      <w:pPr>
        <w:pStyle w:val="TOC1"/>
        <w:tabs>
          <w:tab w:val="left" w:pos="480"/>
          <w:tab w:val="right" w:leader="dot" w:pos="9060"/>
        </w:tabs>
      </w:pPr>
    </w:p>
    <w:p w14:paraId="3A8196D1" w14:textId="77777777" w:rsidR="00951DAC" w:rsidRDefault="00951DAC" w:rsidP="07BA9B4A">
      <w:pPr>
        <w:pStyle w:val="TOC1"/>
        <w:tabs>
          <w:tab w:val="left" w:pos="480"/>
          <w:tab w:val="right" w:leader="dot" w:pos="9060"/>
        </w:tabs>
      </w:pPr>
    </w:p>
    <w:p w14:paraId="0F9B844A" w14:textId="77777777" w:rsidR="00951DAC" w:rsidRDefault="00951DAC" w:rsidP="07BA9B4A">
      <w:pPr>
        <w:pStyle w:val="TOC1"/>
        <w:tabs>
          <w:tab w:val="left" w:pos="480"/>
          <w:tab w:val="right" w:leader="dot" w:pos="9060"/>
        </w:tabs>
      </w:pPr>
    </w:p>
    <w:p w14:paraId="0A774802" w14:textId="77777777" w:rsidR="00951DAC" w:rsidRDefault="00951DAC" w:rsidP="07BA9B4A">
      <w:pPr>
        <w:pStyle w:val="TOC1"/>
        <w:tabs>
          <w:tab w:val="left" w:pos="480"/>
          <w:tab w:val="right" w:leader="dot" w:pos="9060"/>
        </w:tabs>
      </w:pPr>
    </w:p>
    <w:p w14:paraId="5D779ABB" w14:textId="77777777" w:rsidR="00951DAC" w:rsidRDefault="00951DAC" w:rsidP="07BA9B4A">
      <w:pPr>
        <w:pStyle w:val="TOC1"/>
        <w:tabs>
          <w:tab w:val="left" w:pos="480"/>
          <w:tab w:val="right" w:leader="dot" w:pos="9060"/>
        </w:tabs>
      </w:pPr>
    </w:p>
    <w:p w14:paraId="24747407" w14:textId="77777777" w:rsidR="00951DAC" w:rsidRDefault="00951DAC" w:rsidP="07BA9B4A">
      <w:pPr>
        <w:pStyle w:val="TOC1"/>
        <w:tabs>
          <w:tab w:val="left" w:pos="480"/>
          <w:tab w:val="right" w:leader="dot" w:pos="9060"/>
        </w:tabs>
      </w:pPr>
    </w:p>
    <w:p w14:paraId="22653A09" w14:textId="77777777" w:rsidR="00951DAC" w:rsidRDefault="00951DAC" w:rsidP="07BA9B4A">
      <w:pPr>
        <w:pStyle w:val="TOC1"/>
        <w:tabs>
          <w:tab w:val="left" w:pos="480"/>
          <w:tab w:val="right" w:leader="dot" w:pos="9060"/>
        </w:tabs>
      </w:pPr>
    </w:p>
    <w:p w14:paraId="1FB3E72B" w14:textId="68E8B771" w:rsidR="00951DAC" w:rsidRDefault="00951DAC" w:rsidP="07BA9B4A">
      <w:pPr>
        <w:pStyle w:val="TOC1"/>
        <w:tabs>
          <w:tab w:val="left" w:pos="480"/>
          <w:tab w:val="right" w:leader="dot" w:pos="9060"/>
        </w:tabs>
      </w:pPr>
      <w:r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lastRenderedPageBreak/>
        <w:t>Spis treści</w:t>
      </w:r>
      <w:r>
        <w:rPr>
          <w:rStyle w:val="eop"/>
          <w:color w:val="000000"/>
          <w:sz w:val="28"/>
          <w:szCs w:val="28"/>
          <w:shd w:val="clear" w:color="auto" w:fill="FFFFFF"/>
        </w:rPr>
        <w:t> </w:t>
      </w:r>
    </w:p>
    <w:sdt>
      <w:sdtPr>
        <w:id w:val="261751576"/>
        <w:docPartObj>
          <w:docPartGallery w:val="Table of Contents"/>
          <w:docPartUnique/>
        </w:docPartObj>
      </w:sdtPr>
      <w:sdtContent>
        <w:p w14:paraId="69F8D0DF" w14:textId="577D3C64" w:rsidR="00F05025" w:rsidRDefault="00B31D8F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582026" w:history="1">
            <w:r w:rsidR="00F05025" w:rsidRPr="00EE1508">
              <w:rPr>
                <w:rStyle w:val="Hyperlink"/>
                <w:noProof/>
              </w:rPr>
              <w:t>1.</w:t>
            </w:r>
            <w:r w:rsidR="00F05025">
              <w:rPr>
                <w:rFonts w:asciiTheme="minorHAnsi" w:eastAsiaTheme="minorEastAsia" w:hAnsiTheme="minorHAnsi" w:cstheme="minorBid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="00F05025" w:rsidRPr="00EE1508">
              <w:rPr>
                <w:rStyle w:val="Hyperlink"/>
                <w:noProof/>
              </w:rPr>
              <w:t>Opis dokumentu</w:t>
            </w:r>
            <w:r w:rsidR="00F05025">
              <w:rPr>
                <w:noProof/>
                <w:webHidden/>
              </w:rPr>
              <w:tab/>
            </w:r>
            <w:r w:rsidR="00F05025">
              <w:rPr>
                <w:noProof/>
                <w:webHidden/>
              </w:rPr>
              <w:fldChar w:fldCharType="begin"/>
            </w:r>
            <w:r w:rsidR="00F05025">
              <w:rPr>
                <w:noProof/>
                <w:webHidden/>
              </w:rPr>
              <w:instrText xml:space="preserve"> PAGEREF _Toc219582026 \h </w:instrText>
            </w:r>
            <w:r w:rsidR="00F05025">
              <w:rPr>
                <w:noProof/>
                <w:webHidden/>
              </w:rPr>
            </w:r>
            <w:r w:rsidR="00F05025">
              <w:rPr>
                <w:noProof/>
                <w:webHidden/>
              </w:rPr>
              <w:fldChar w:fldCharType="separate"/>
            </w:r>
            <w:r w:rsidR="00F05025">
              <w:rPr>
                <w:noProof/>
                <w:webHidden/>
              </w:rPr>
              <w:t>5</w:t>
            </w:r>
            <w:r w:rsidR="00F05025">
              <w:rPr>
                <w:noProof/>
                <w:webHidden/>
              </w:rPr>
              <w:fldChar w:fldCharType="end"/>
            </w:r>
          </w:hyperlink>
        </w:p>
        <w:p w14:paraId="0971EACF" w14:textId="045FB196" w:rsidR="00F05025" w:rsidRDefault="00F05025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9582027" w:history="1">
            <w:r w:rsidRPr="00EE1508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EE1508">
              <w:rPr>
                <w:rStyle w:val="Hyperlink"/>
                <w:noProof/>
              </w:rPr>
              <w:t>Cel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9BAF9" w14:textId="519EE2F9" w:rsidR="00F05025" w:rsidRDefault="00F05025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9582028" w:history="1">
            <w:r w:rsidRPr="00EE1508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EE1508">
              <w:rPr>
                <w:rStyle w:val="Hyperlink"/>
                <w:noProof/>
              </w:rPr>
              <w:t>Dokumenty powiązane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6D001" w14:textId="72A20130" w:rsidR="00F05025" w:rsidRDefault="00F05025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9582029" w:history="1">
            <w:r w:rsidRPr="00EE1508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EE1508">
              <w:rPr>
                <w:rStyle w:val="Hyperlink"/>
                <w:noProof/>
              </w:rPr>
              <w:t>Wykaz skrótów i oznaczeń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67F6B" w14:textId="49E51004" w:rsidR="00F05025" w:rsidRDefault="00F05025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9582030" w:history="1">
            <w:r w:rsidRPr="00EE150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EE1508">
              <w:rPr>
                <w:rStyle w:val="Hyperlink"/>
                <w:noProof/>
              </w:rPr>
              <w:t>Opis źródeł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30988" w14:textId="01C46E41" w:rsidR="00F05025" w:rsidRDefault="00F05025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9582031" w:history="1">
            <w:r w:rsidRPr="00EE150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EE1508">
              <w:rPr>
                <w:rStyle w:val="Hyperlink"/>
                <w:noProof/>
              </w:rPr>
              <w:t>Wstępna lista raportów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18231" w14:textId="4356590B" w:rsidR="00F05025" w:rsidRDefault="00F05025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9582032" w:history="1">
            <w:r w:rsidRPr="00EE150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EE1508">
              <w:rPr>
                <w:rStyle w:val="Hyperlink"/>
                <w:noProof/>
              </w:rPr>
              <w:t>Model punktowy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C7F32" w14:textId="1DABF1D2" w:rsidR="00F05025" w:rsidRDefault="00F05025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9582033" w:history="1">
            <w:r w:rsidRPr="00EE150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EE1508">
              <w:rPr>
                <w:rStyle w:val="Hyperlink"/>
                <w:noProof/>
              </w:rPr>
              <w:t>Model logiczny bazy danych dla hurtowni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88280" w14:textId="14CCE5A5" w:rsidR="00F05025" w:rsidRDefault="00F05025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9582034" w:history="1">
            <w:r w:rsidRPr="00EE1508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EE1508">
              <w:rPr>
                <w:rStyle w:val="Hyperlink"/>
                <w:noProof/>
              </w:rPr>
              <w:t>Projekt procesu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31A1A" w14:textId="7C91CC7E" w:rsidR="00F05025" w:rsidRDefault="00F05025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9582035" w:history="1">
            <w:r w:rsidRPr="00EE1508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EE1508">
              <w:rPr>
                <w:rStyle w:val="Hyperlink"/>
                <w:noProof/>
              </w:rPr>
              <w:t>Opis kostki wielowymiarowej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3ABA" w14:textId="59337B1E" w:rsidR="00F05025" w:rsidRDefault="00F05025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9582036" w:history="1">
            <w:r w:rsidRPr="00EE1508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EE1508">
              <w:rPr>
                <w:rStyle w:val="Hyperlink"/>
                <w:noProof/>
              </w:rPr>
              <w:t>Prezentacja raportów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2BEE5" w14:textId="5613C2F2" w:rsidR="00F05025" w:rsidRDefault="00F05025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9582037" w:history="1">
            <w:r w:rsidRPr="00EE1508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EE1508">
              <w:rPr>
                <w:rStyle w:val="Hyperlink"/>
                <w:noProof/>
              </w:rPr>
              <w:t>Wnioski końcowe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26877" w14:textId="0852426B" w:rsidR="00951DAC" w:rsidRDefault="00B31D8F" w:rsidP="00951DAC">
          <w:r>
            <w:fldChar w:fldCharType="end"/>
          </w:r>
        </w:p>
      </w:sdtContent>
    </w:sdt>
    <w:p w14:paraId="578FB1B4" w14:textId="1625C864" w:rsidR="00951DAC" w:rsidRPr="00951DAC" w:rsidRDefault="00951DAC" w:rsidP="00951DAC">
      <w:pPr>
        <w:rPr>
          <w:rFonts w:ascii="Times New Roman" w:hAnsi="Times New Roman"/>
          <w:b/>
          <w:bCs/>
          <w:sz w:val="28"/>
          <w:szCs w:val="28"/>
        </w:rPr>
      </w:pPr>
      <w:r w:rsidRPr="07BA9B4A">
        <w:rPr>
          <w:rFonts w:ascii="Times New Roman" w:hAnsi="Times New Roman"/>
          <w:b/>
          <w:bCs/>
          <w:sz w:val="28"/>
          <w:szCs w:val="28"/>
        </w:rPr>
        <w:t xml:space="preserve">Spis </w:t>
      </w:r>
      <w:r>
        <w:rPr>
          <w:rFonts w:ascii="Times New Roman" w:hAnsi="Times New Roman"/>
          <w:b/>
          <w:bCs/>
          <w:sz w:val="28"/>
          <w:szCs w:val="28"/>
        </w:rPr>
        <w:t>rysunków</w:t>
      </w:r>
    </w:p>
    <w:p w14:paraId="219A7928" w14:textId="49BE03D3" w:rsidR="00F05025" w:rsidRDefault="00577121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"Rysunek" </w:instrText>
      </w:r>
      <w:r>
        <w:fldChar w:fldCharType="separate"/>
      </w:r>
      <w:hyperlink w:anchor="_Toc219581997" w:history="1">
        <w:r w:rsidR="00F05025" w:rsidRPr="004F0842">
          <w:rPr>
            <w:rStyle w:val="Hyperlink"/>
            <w:noProof/>
          </w:rPr>
          <w:t>Rysunek 1 - Diagram bazy Adventure Works</w:t>
        </w:r>
        <w:r w:rsidR="00F05025">
          <w:rPr>
            <w:noProof/>
            <w:webHidden/>
          </w:rPr>
          <w:tab/>
        </w:r>
        <w:r w:rsidR="00F05025">
          <w:rPr>
            <w:noProof/>
            <w:webHidden/>
          </w:rPr>
          <w:fldChar w:fldCharType="begin"/>
        </w:r>
        <w:r w:rsidR="00F05025">
          <w:rPr>
            <w:noProof/>
            <w:webHidden/>
          </w:rPr>
          <w:instrText xml:space="preserve"> PAGEREF _Toc219581997 \h </w:instrText>
        </w:r>
        <w:r w:rsidR="00F05025">
          <w:rPr>
            <w:noProof/>
            <w:webHidden/>
          </w:rPr>
        </w:r>
        <w:r w:rsidR="00F05025">
          <w:rPr>
            <w:noProof/>
            <w:webHidden/>
          </w:rPr>
          <w:fldChar w:fldCharType="separate"/>
        </w:r>
        <w:r w:rsidR="00F05025">
          <w:rPr>
            <w:noProof/>
            <w:webHidden/>
          </w:rPr>
          <w:t>6</w:t>
        </w:r>
        <w:r w:rsidR="00F05025">
          <w:rPr>
            <w:noProof/>
            <w:webHidden/>
          </w:rPr>
          <w:fldChar w:fldCharType="end"/>
        </w:r>
      </w:hyperlink>
    </w:p>
    <w:p w14:paraId="3E26C414" w14:textId="7FD4E290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1998" w:history="1">
        <w:r w:rsidRPr="004F0842">
          <w:rPr>
            <w:rStyle w:val="Hyperlink"/>
            <w:noProof/>
          </w:rPr>
          <w:t>Rysunek 2 - Model punktowy hurtowni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_Toc219581998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3D1738" w14:textId="3E4EDF38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1999" w:history="1">
        <w:r w:rsidRPr="004F0842">
          <w:rPr>
            <w:rStyle w:val="Hyperlink"/>
            <w:noProof/>
          </w:rPr>
          <w:t>Rysunek 3 - Model logiczny bazy danych dla hurtowni danych.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B0A505" w14:textId="20E895BD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00" w:history="1">
        <w:r w:rsidRPr="004F0842">
          <w:rPr>
            <w:rStyle w:val="Hyperlink"/>
            <w:noProof/>
          </w:rPr>
          <w:t>Rysunek 4 - Data Flow zasilenia tabeli D_Sklep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B79D62" w14:textId="4B46CFAD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01" w:history="1">
        <w:r w:rsidRPr="004F0842">
          <w:rPr>
            <w:rStyle w:val="Hyperlink"/>
            <w:noProof/>
          </w:rPr>
          <w:t>Rysunek 5 - Mapping tabeli D_Sklep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1DC073" w14:textId="0A353BD3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02" w:history="1">
        <w:r w:rsidRPr="004F0842">
          <w:rPr>
            <w:rStyle w:val="Hyperlink"/>
            <w:noProof/>
          </w:rPr>
          <w:t>Rysunek 6 - Data Flow zasilenia tabeli D_Promocja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6CBB63" w14:textId="6172FA86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03" w:history="1">
        <w:r w:rsidRPr="004F0842">
          <w:rPr>
            <w:rStyle w:val="Hyperlink"/>
            <w:noProof/>
          </w:rPr>
          <w:t>Rysunek 7 - Mapping tabeli D_Promocja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5DCD55" w14:textId="47FB20B1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04" w:history="1">
        <w:r w:rsidRPr="004F0842">
          <w:rPr>
            <w:rStyle w:val="Hyperlink"/>
            <w:noProof/>
          </w:rPr>
          <w:t>Rysunek 8 - Data Flow zasilenia tabeli D_Produkt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9B2632" w14:textId="1B60B745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05" w:history="1">
        <w:r w:rsidRPr="004F0842">
          <w:rPr>
            <w:rStyle w:val="Hyperlink"/>
            <w:noProof/>
          </w:rPr>
          <w:t>Rysunek 9 - Mapping tabeli D_Produkt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1530CB" w14:textId="4F6E1B7E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06" w:history="1">
        <w:r w:rsidRPr="004F0842">
          <w:rPr>
            <w:rStyle w:val="Hyperlink"/>
            <w:noProof/>
          </w:rPr>
          <w:t>Rysunek 10 - Data Flow zasilenia tabeli F_Kosztow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DFDB37C" w14:textId="77CF7AB4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07" w:history="1">
        <w:r w:rsidRPr="004F0842">
          <w:rPr>
            <w:rStyle w:val="Hyperlink"/>
            <w:noProof/>
          </w:rPr>
          <w:t>Rysunek 11 - Mapping tabeli F_Kosztow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8DB90CA" w14:textId="2C8698BE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08" w:history="1">
        <w:r w:rsidRPr="004F0842">
          <w:rPr>
            <w:rStyle w:val="Hyperlink"/>
            <w:noProof/>
          </w:rPr>
          <w:t>Rysunek 12 - Data Flow zasilenia tabeli F_Sprzedazy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4E48DB" w14:textId="5633DE1D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09" w:history="1">
        <w:r w:rsidRPr="004F0842">
          <w:rPr>
            <w:rStyle w:val="Hyperlink"/>
            <w:noProof/>
          </w:rPr>
          <w:t>Rysunek 13 - Mapping tabeli F_Sprzedazy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84DF198" w14:textId="19E426DC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10" w:history="1">
        <w:r w:rsidRPr="004F0842">
          <w:rPr>
            <w:rStyle w:val="Hyperlink"/>
            <w:noProof/>
          </w:rPr>
          <w:t>Rysunek 14 – Widok źródła danych kostki OLAP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13A2D9C" w14:textId="61C63E65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11" w:history="1">
        <w:r w:rsidRPr="004F0842">
          <w:rPr>
            <w:rStyle w:val="Hyperlink"/>
            <w:noProof/>
          </w:rPr>
          <w:t>Rysunek 15 – Wymiary kostki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FF487E5" w14:textId="018A45C4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12" w:history="1">
        <w:r w:rsidRPr="004F0842">
          <w:rPr>
            <w:rStyle w:val="Hyperlink"/>
            <w:noProof/>
          </w:rPr>
          <w:t>Rysunek 16 – Relacje atrybutów dla wymiaru D_Sklep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30E4E4F" w14:textId="7F8545E5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13" w:history="1">
        <w:r w:rsidRPr="004F0842">
          <w:rPr>
            <w:rStyle w:val="Hyperlink"/>
            <w:noProof/>
          </w:rPr>
          <w:t>Rysunek 17 – Relacje atrybutów dla wymiaru D_Promocja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6DEF8C1" w14:textId="000D5CBC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14" w:history="1">
        <w:r w:rsidRPr="004F0842">
          <w:rPr>
            <w:rStyle w:val="Hyperlink"/>
            <w:noProof/>
          </w:rPr>
          <w:t>Rysunek 18 – Relacje atrybutów dla wymiaru D_Produkt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2F9C59A" w14:textId="146FE927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15" w:history="1">
        <w:r w:rsidRPr="004F0842">
          <w:rPr>
            <w:rStyle w:val="Hyperlink"/>
            <w:noProof/>
          </w:rPr>
          <w:t>Rysunek 19 – Relacje atrybutów dla wymiaru D_Czas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1E7558" w14:textId="320B2B43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16" w:history="1">
        <w:r w:rsidRPr="004F0842">
          <w:rPr>
            <w:rStyle w:val="Hyperlink"/>
            <w:noProof/>
          </w:rPr>
          <w:t>Rysunek 20 – Zestawienie sprzedaży online oraz stacjonarnej dla danej kategorii - odpowiedź na zapytanie decyzyjne “W której kategorii produktów sprzedaż online ma przewagę nad sprzedażą stacjonarną?”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28886FC" w14:textId="76AC2E49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17" w:history="1">
        <w:r w:rsidRPr="004F0842">
          <w:rPr>
            <w:rStyle w:val="Hyperlink"/>
            <w:noProof/>
          </w:rPr>
          <w:t>Rysunek 21 – Zestawienie sprzedaży online oraz stacjonarnej w danym roku – odpowiedź na zapytanie decyzyjne “Jak wyglądała sprzedaż online vs stacjonarna na przestrzeni czasu?”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AAF5F77" w14:textId="1C256A07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18" w:history="1">
        <w:r w:rsidRPr="004F0842">
          <w:rPr>
            <w:rStyle w:val="Hyperlink"/>
            <w:noProof/>
          </w:rPr>
          <w:t>Rysunek 22 – Raport wartości udzielonych rabatów dla poszczególnych promocji - odpowiedź na zapytanie decyzyjne “Jak wyglądała suma rabatów dla poszczególnej promocji?”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EE43FB" w14:textId="4A311457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19" w:history="1">
        <w:r w:rsidRPr="004F0842">
          <w:rPr>
            <w:rStyle w:val="Hyperlink"/>
            <w:noProof/>
          </w:rPr>
          <w:t>Rysunek 23 – Raport najmniejszej wielkości zamówienia w regionie oraz zestawienia sprzedaży z obniżką i bez obniżki w podkategorii produktu – odpowiedź na zapytania decyzyjne “Jak kształtowała się liczba sprzedaży z obniżką i bez?” i “Jak kształtowała się liczba (ilość) sprzedanych produktów w poszczególnych regionach?”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3B2AF4E" w14:textId="322281FF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20" w:history="1">
        <w:r w:rsidRPr="004F0842">
          <w:rPr>
            <w:rStyle w:val="Hyperlink"/>
            <w:noProof/>
          </w:rPr>
          <w:t>Rysunek 24 – Wartość sprzedaży i koszt produkcji poszczególnych produktów na przestrzeni okresu działalności sklepu - odpowiedź na zapytania decyzyjne “Jak wyglądała wartość sprzedaży poszczególnych kategorii, podkategorii oraz produktów na przestrzeni czasu” i “Jak wyglądał koszt produkcji poszczególnych produktów na przestrzeni czasu?”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8FC02E0" w14:textId="21C887E3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21" w:history="1">
        <w:r w:rsidRPr="004F0842">
          <w:rPr>
            <w:rStyle w:val="Hyperlink"/>
            <w:noProof/>
          </w:rPr>
          <w:t>Rysunek 25 – Wartość sprzedaży dla danego sklepu w roku- odpowiedź na zapytanie decyzyjne “Jak kształtowała się sprzedaż w poszczególnych sklepach na przestrzeni ostatniego roku?”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707266B" w14:textId="3AC2EBEC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22" w:history="1">
        <w:r w:rsidRPr="004F0842">
          <w:rPr>
            <w:rStyle w:val="Hyperlink"/>
            <w:noProof/>
          </w:rPr>
          <w:t>Rysunek 26 – Raport wartości sprzedaży dla danego regionu - odpowiedź na zapytanie decyzyjne “Jak kształtowała się sprzedaż w poszczególnych regionach na przestrzeni czasu?”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996E8C5" w14:textId="38597E95" w:rsidR="00951DAC" w:rsidRDefault="00577121" w:rsidP="00243AAD">
      <w:r>
        <w:fldChar w:fldCharType="end"/>
      </w:r>
    </w:p>
    <w:p w14:paraId="66250DBC" w14:textId="4EAB382D" w:rsidR="00243AAD" w:rsidRPr="00951DAC" w:rsidRDefault="00951DAC" w:rsidP="00243AAD">
      <w:pPr>
        <w:rPr>
          <w:rFonts w:ascii="Times New Roman" w:hAnsi="Times New Roman"/>
          <w:b/>
          <w:bCs/>
          <w:sz w:val="28"/>
          <w:szCs w:val="28"/>
        </w:rPr>
      </w:pPr>
      <w:bookmarkStart w:id="1" w:name="_Hlk219580864"/>
      <w:r w:rsidRPr="07BA9B4A">
        <w:rPr>
          <w:rFonts w:ascii="Times New Roman" w:hAnsi="Times New Roman"/>
          <w:b/>
          <w:bCs/>
          <w:sz w:val="28"/>
          <w:szCs w:val="28"/>
        </w:rPr>
        <w:t>Spis tabel</w:t>
      </w:r>
    </w:p>
    <w:bookmarkEnd w:id="1"/>
    <w:p w14:paraId="16AA5286" w14:textId="5BD9EBAB" w:rsidR="00F05025" w:rsidRDefault="00B31D8F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19582023" w:history="1">
        <w:r w:rsidR="00F05025" w:rsidRPr="003852B6">
          <w:rPr>
            <w:rStyle w:val="Hyperlink"/>
            <w:noProof/>
          </w:rPr>
          <w:t>Tabela 1. Wykaz dokumentów powiązanych</w:t>
        </w:r>
        <w:r w:rsidR="00F05025">
          <w:rPr>
            <w:noProof/>
            <w:webHidden/>
          </w:rPr>
          <w:tab/>
        </w:r>
        <w:r w:rsidR="00F05025">
          <w:rPr>
            <w:noProof/>
            <w:webHidden/>
          </w:rPr>
          <w:fldChar w:fldCharType="begin"/>
        </w:r>
        <w:r w:rsidR="00F05025">
          <w:rPr>
            <w:noProof/>
            <w:webHidden/>
          </w:rPr>
          <w:instrText xml:space="preserve"> PAGEREF _Toc219582023 \h </w:instrText>
        </w:r>
        <w:r w:rsidR="00F05025">
          <w:rPr>
            <w:noProof/>
            <w:webHidden/>
          </w:rPr>
        </w:r>
        <w:r w:rsidR="00F05025">
          <w:rPr>
            <w:noProof/>
            <w:webHidden/>
          </w:rPr>
          <w:fldChar w:fldCharType="separate"/>
        </w:r>
        <w:r w:rsidR="00F05025">
          <w:rPr>
            <w:noProof/>
            <w:webHidden/>
          </w:rPr>
          <w:t>5</w:t>
        </w:r>
        <w:r w:rsidR="00F05025">
          <w:rPr>
            <w:noProof/>
            <w:webHidden/>
          </w:rPr>
          <w:fldChar w:fldCharType="end"/>
        </w:r>
      </w:hyperlink>
    </w:p>
    <w:p w14:paraId="1F2C8C9D" w14:textId="04CE1AA1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24" w:history="1">
        <w:r w:rsidRPr="003852B6">
          <w:rPr>
            <w:rStyle w:val="Hyperlink"/>
            <w:noProof/>
          </w:rPr>
          <w:t>Tabela 2. Wykaz skrótów i oznaczeń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1B23C7" w14:textId="420BBBDF" w:rsidR="00F05025" w:rsidRDefault="00F05025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9582025" w:history="1">
        <w:r w:rsidRPr="003852B6">
          <w:rPr>
            <w:rStyle w:val="Hyperlink"/>
            <w:noProof/>
          </w:rPr>
          <w:t>Tabela 3. Model punktowy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_Toc219582025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230131" w14:textId="2B383A5F" w:rsidR="00190F35" w:rsidRPr="00951DAC" w:rsidRDefault="00B31D8F" w:rsidP="00951DAC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lang w:val="en-GB" w:eastAsia="en-GB"/>
        </w:rPr>
      </w:pPr>
      <w:r>
        <w:fldChar w:fldCharType="end"/>
      </w:r>
    </w:p>
    <w:p w14:paraId="7BF1766F" w14:textId="77777777" w:rsidR="00190F35" w:rsidRDefault="00190F35" w:rsidP="00190F35">
      <w:r>
        <w:br w:type="page"/>
      </w:r>
      <w:bookmarkEnd w:id="0"/>
    </w:p>
    <w:p w14:paraId="7A5E13A4" w14:textId="77777777" w:rsidR="00620D1D" w:rsidRPr="00620D1D" w:rsidRDefault="64AEB39C" w:rsidP="00620D1D">
      <w:pPr>
        <w:pStyle w:val="Heading1"/>
      </w:pPr>
      <w:bookmarkStart w:id="2" w:name="_Toc209692621"/>
      <w:bookmarkStart w:id="3" w:name="_Toc349288376"/>
      <w:bookmarkStart w:id="4" w:name="_Toc219582026"/>
      <w:r>
        <w:lastRenderedPageBreak/>
        <w:t>Opis dokumentu</w:t>
      </w:r>
      <w:bookmarkEnd w:id="2"/>
      <w:bookmarkEnd w:id="4"/>
    </w:p>
    <w:p w14:paraId="06246CB3" w14:textId="77777777" w:rsidR="00210361" w:rsidRDefault="3291EBF9" w:rsidP="00620D1D">
      <w:pPr>
        <w:pStyle w:val="Heading2"/>
      </w:pPr>
      <w:bookmarkStart w:id="5" w:name="_Toc209692622"/>
      <w:bookmarkStart w:id="6" w:name="_Toc219582027"/>
      <w:r>
        <w:t>Cel dokumentu</w:t>
      </w:r>
      <w:bookmarkEnd w:id="3"/>
      <w:bookmarkEnd w:id="5"/>
      <w:bookmarkEnd w:id="6"/>
    </w:p>
    <w:p w14:paraId="73B12ACF" w14:textId="48BD7286" w:rsidR="00210361" w:rsidRDefault="00325BE2" w:rsidP="00E06903">
      <w:pPr>
        <w:pStyle w:val="LABtekst"/>
      </w:pPr>
      <w:r>
        <w:t>Dokument ten</w:t>
      </w:r>
      <w:r w:rsidR="00B7515A">
        <w:t xml:space="preserve"> </w:t>
      </w:r>
      <w:r w:rsidR="00FD0472">
        <w:t xml:space="preserve">zawiera </w:t>
      </w:r>
      <w:r w:rsidR="006B6035">
        <w:t xml:space="preserve">opis </w:t>
      </w:r>
      <w:r w:rsidR="00954BE0">
        <w:t>przebiegu</w:t>
      </w:r>
      <w:r>
        <w:t xml:space="preserve"> i wyniki laboratorium z przedmiotu Hurtownie Danych, realizowanego na postawie bazy danych </w:t>
      </w:r>
      <w:proofErr w:type="spellStart"/>
      <w:r>
        <w:t>AdventureWorks</w:t>
      </w:r>
      <w:proofErr w:type="spellEnd"/>
      <w:r>
        <w:t xml:space="preserve"> – fikcyjnego producenta </w:t>
      </w:r>
      <w:r w:rsidR="039CD4EC">
        <w:t>rowerów.</w:t>
      </w:r>
      <w:r>
        <w:t xml:space="preserve"> Celem dokumentu jest analiz</w:t>
      </w:r>
      <w:r w:rsidR="00FD07FF">
        <w:t>a</w:t>
      </w:r>
      <w:r>
        <w:t xml:space="preserve"> źródeł danych </w:t>
      </w:r>
      <w:r w:rsidR="0024788C">
        <w:t xml:space="preserve">w celu </w:t>
      </w:r>
      <w:r>
        <w:t xml:space="preserve">wsparcia analiz biznesowych przedsiębiorstwa, </w:t>
      </w:r>
      <w:r w:rsidR="00DC5186">
        <w:t>zaprojektowanie hurtowni danych (</w:t>
      </w:r>
      <w:r w:rsidR="00AC0CF1">
        <w:t xml:space="preserve">w tym modelu punktowego </w:t>
      </w:r>
      <w:r w:rsidR="00784F03">
        <w:t>jako konstelacja faktów</w:t>
      </w:r>
      <w:r w:rsidR="00B33444">
        <w:t xml:space="preserve"> wraz z tabelami wymiarów oraz kostki OLAP), </w:t>
      </w:r>
      <w:r>
        <w:t xml:space="preserve">przedstawienie listy raportów decyzyjnych </w:t>
      </w:r>
      <w:r w:rsidR="48B137CF">
        <w:t>wynikającej</w:t>
      </w:r>
      <w:r w:rsidR="4FCD1D1D">
        <w:t xml:space="preserve"> </w:t>
      </w:r>
      <w:r w:rsidR="48B137CF">
        <w:t>z</w:t>
      </w:r>
      <w:r w:rsidR="00B95C4A">
        <w:t> </w:t>
      </w:r>
      <w:r>
        <w:t xml:space="preserve">przeprowadzonej analizy biznesowej oraz </w:t>
      </w:r>
      <w:r w:rsidR="00F056DD">
        <w:t xml:space="preserve">zebranie </w:t>
      </w:r>
      <w:r w:rsidR="00283DFC">
        <w:br/>
      </w:r>
      <w:r w:rsidR="00F056DD">
        <w:t>i przedstawienie wniosków z realizacji projektu</w:t>
      </w:r>
      <w:r w:rsidR="00B913CB">
        <w:t>.</w:t>
      </w:r>
      <w:r w:rsidR="006D402D">
        <w:t xml:space="preserve"> </w:t>
      </w:r>
    </w:p>
    <w:p w14:paraId="114F561E" w14:textId="1956ED44" w:rsidR="00325BE2" w:rsidRDefault="00325BE2" w:rsidP="00210361">
      <w:pPr>
        <w:pStyle w:val="LABtekst"/>
      </w:pPr>
      <w:r>
        <w:t>Dokument adresowany jest do osób posiadających następujące kompetencje/wiedz</w:t>
      </w:r>
      <w:r w:rsidR="00771E24">
        <w:t>ę</w:t>
      </w:r>
      <w:r>
        <w:t>:</w:t>
      </w:r>
    </w:p>
    <w:p w14:paraId="5326357A" w14:textId="67A0C8D9" w:rsidR="00325BE2" w:rsidRDefault="00325BE2" w:rsidP="00325BE2">
      <w:pPr>
        <w:pStyle w:val="LABtekst"/>
        <w:numPr>
          <w:ilvl w:val="0"/>
          <w:numId w:val="31"/>
        </w:numPr>
      </w:pPr>
      <w:r>
        <w:t>Analiza biznesowa</w:t>
      </w:r>
    </w:p>
    <w:p w14:paraId="03ADD5CB" w14:textId="4AE1F149" w:rsidR="00325BE2" w:rsidRDefault="00325BE2" w:rsidP="00325BE2">
      <w:pPr>
        <w:pStyle w:val="LABtekst"/>
        <w:numPr>
          <w:ilvl w:val="0"/>
          <w:numId w:val="31"/>
        </w:numPr>
      </w:pPr>
      <w:r>
        <w:t>Analiza danych</w:t>
      </w:r>
    </w:p>
    <w:p w14:paraId="4FA5BAD5" w14:textId="406F2F3B" w:rsidR="00325BE2" w:rsidRDefault="00325BE2" w:rsidP="00325BE2">
      <w:pPr>
        <w:pStyle w:val="LABtekst"/>
        <w:numPr>
          <w:ilvl w:val="0"/>
          <w:numId w:val="31"/>
        </w:numPr>
      </w:pPr>
      <w:r>
        <w:t>Hurtownie danych</w:t>
      </w:r>
    </w:p>
    <w:p w14:paraId="66F0121A" w14:textId="5686491D" w:rsidR="00325BE2" w:rsidRDefault="00325BE2" w:rsidP="00325BE2">
      <w:pPr>
        <w:pStyle w:val="LABtekst"/>
        <w:numPr>
          <w:ilvl w:val="0"/>
          <w:numId w:val="31"/>
        </w:numPr>
      </w:pPr>
      <w:r>
        <w:t>Bazy danych</w:t>
      </w:r>
    </w:p>
    <w:p w14:paraId="089929DC" w14:textId="7B03BAC6" w:rsidR="00325BE2" w:rsidRDefault="00325BE2" w:rsidP="00325BE2">
      <w:pPr>
        <w:pStyle w:val="LABtekst"/>
        <w:numPr>
          <w:ilvl w:val="0"/>
          <w:numId w:val="31"/>
        </w:numPr>
      </w:pPr>
      <w:r>
        <w:t>Procesy ETL</w:t>
      </w:r>
      <w:r w:rsidR="00093C54">
        <w:t xml:space="preserve"> i </w:t>
      </w:r>
      <w:r>
        <w:t>SSIS</w:t>
      </w:r>
    </w:p>
    <w:p w14:paraId="257EE6CC" w14:textId="743CF5AD" w:rsidR="00325BE2" w:rsidRDefault="00093C54" w:rsidP="00325BE2">
      <w:pPr>
        <w:pStyle w:val="LABtekst"/>
        <w:numPr>
          <w:ilvl w:val="0"/>
          <w:numId w:val="31"/>
        </w:numPr>
      </w:pPr>
      <w:r>
        <w:t>Kostka</w:t>
      </w:r>
      <w:r w:rsidR="00D96B5C">
        <w:t xml:space="preserve"> </w:t>
      </w:r>
      <w:r w:rsidR="00325BE2">
        <w:t>OLAP</w:t>
      </w:r>
      <w:r>
        <w:t xml:space="preserve"> i </w:t>
      </w:r>
      <w:r w:rsidR="00325BE2">
        <w:t>SSAS</w:t>
      </w:r>
    </w:p>
    <w:p w14:paraId="25520551" w14:textId="038FD500" w:rsidR="00325BE2" w:rsidRDefault="00325BE2" w:rsidP="00325BE2">
      <w:pPr>
        <w:pStyle w:val="LABtekst"/>
        <w:numPr>
          <w:ilvl w:val="0"/>
          <w:numId w:val="31"/>
        </w:numPr>
      </w:pPr>
      <w:r>
        <w:t>Raportowanie</w:t>
      </w:r>
    </w:p>
    <w:p w14:paraId="6EC4351E" w14:textId="3934F74C" w:rsidR="00210361" w:rsidRDefault="00325BE2" w:rsidP="00210361">
      <w:pPr>
        <w:pStyle w:val="LABtekst"/>
        <w:numPr>
          <w:ilvl w:val="0"/>
          <w:numId w:val="31"/>
        </w:numPr>
      </w:pPr>
      <w:r>
        <w:t>Dokumentacja techniczna</w:t>
      </w:r>
      <w:r w:rsidR="3DF7C651">
        <w:t>.</w:t>
      </w:r>
    </w:p>
    <w:p w14:paraId="7836ABB8" w14:textId="078EF687" w:rsidR="00210361" w:rsidRDefault="3291EBF9" w:rsidP="00620D1D">
      <w:pPr>
        <w:pStyle w:val="Heading2"/>
      </w:pPr>
      <w:bookmarkStart w:id="7" w:name="_Toc349288379"/>
      <w:bookmarkStart w:id="8" w:name="_Toc209692624"/>
      <w:bookmarkStart w:id="9" w:name="_Toc219582028"/>
      <w:r>
        <w:t xml:space="preserve">Dokumenty </w:t>
      </w:r>
      <w:bookmarkEnd w:id="7"/>
      <w:r w:rsidR="7165EC69">
        <w:t>powiązane</w:t>
      </w:r>
      <w:bookmarkEnd w:id="8"/>
      <w:bookmarkEnd w:id="9"/>
    </w:p>
    <w:p w14:paraId="306419A8" w14:textId="02D0810F" w:rsidR="787E30F7" w:rsidRDefault="787E30F7" w:rsidP="25EA8F5B">
      <w:r>
        <w:t>Wykaz dokumentów powiązanych zawiera</w:t>
      </w:r>
      <w:r w:rsidR="6D031317">
        <w:t xml:space="preserve"> </w:t>
      </w:r>
      <w:r w:rsidR="00B95C4A">
        <w:fldChar w:fldCharType="begin"/>
      </w:r>
      <w:r w:rsidR="00B95C4A">
        <w:instrText xml:space="preserve"> REF _Ref216174655 \h </w:instrText>
      </w:r>
      <w:r w:rsidR="00B95C4A">
        <w:fldChar w:fldCharType="separate"/>
      </w:r>
      <w:r w:rsidR="00B95C4A">
        <w:t xml:space="preserve">Tabela </w:t>
      </w:r>
      <w:r w:rsidR="00B95C4A" w:rsidRPr="5E7F7F9C">
        <w:rPr>
          <w:noProof/>
        </w:rPr>
        <w:t>1</w:t>
      </w:r>
      <w:r w:rsidR="00B95C4A">
        <w:fldChar w:fldCharType="end"/>
      </w:r>
      <w:r w:rsidR="00B95C4A">
        <w:t>.</w:t>
      </w:r>
    </w:p>
    <w:p w14:paraId="10C69B40" w14:textId="3B4FBAB7" w:rsidR="006B45CF" w:rsidRPr="006B45CF" w:rsidRDefault="006B45CF" w:rsidP="006B45CF">
      <w:pPr>
        <w:pStyle w:val="Caption"/>
        <w:keepNext/>
      </w:pPr>
      <w:bookmarkStart w:id="10" w:name="_Ref216174655"/>
      <w:bookmarkStart w:id="11" w:name="_Toc219582023"/>
      <w:r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 w:rsidR="00F633BF">
        <w:rPr>
          <w:noProof/>
        </w:rPr>
        <w:t>1</w:t>
      </w:r>
      <w:r>
        <w:fldChar w:fldCharType="end"/>
      </w:r>
      <w:bookmarkEnd w:id="10"/>
      <w:r>
        <w:t xml:space="preserve">. </w:t>
      </w:r>
      <w:r w:rsidR="518A6F27">
        <w:t>Wykaz</w:t>
      </w:r>
      <w:r>
        <w:t xml:space="preserve"> </w:t>
      </w:r>
      <w:r w:rsidR="00065BFE">
        <w:t>dokumentów</w:t>
      </w:r>
      <w:r w:rsidR="00F633BF">
        <w:t xml:space="preserve"> powiązanych</w:t>
      </w:r>
      <w:bookmarkEnd w:id="11"/>
    </w:p>
    <w:tbl>
      <w:tblPr>
        <w:tblW w:w="8952" w:type="dxa"/>
        <w:tblInd w:w="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7"/>
        <w:gridCol w:w="3783"/>
        <w:gridCol w:w="2484"/>
        <w:gridCol w:w="993"/>
        <w:gridCol w:w="1275"/>
      </w:tblGrid>
      <w:tr w:rsidR="00210361" w:rsidRPr="001D7BA3" w14:paraId="10561920" w14:textId="77777777" w:rsidTr="00A21E40">
        <w:tc>
          <w:tcPr>
            <w:tcW w:w="0" w:type="auto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6FF55EB7" w14:textId="77777777" w:rsidR="00210361" w:rsidRPr="001D7BA3" w:rsidRDefault="00210361" w:rsidP="00190F35">
            <w:pPr>
              <w:pStyle w:val="LABNagwektabeli"/>
            </w:pPr>
            <w:r>
              <w:t>Nr</w:t>
            </w:r>
          </w:p>
        </w:tc>
        <w:tc>
          <w:tcPr>
            <w:tcW w:w="3783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33F7FA7" w14:textId="77777777" w:rsidR="00210361" w:rsidRPr="001D7BA3" w:rsidRDefault="00210361" w:rsidP="00190F35">
            <w:pPr>
              <w:pStyle w:val="LABNagwektabeli"/>
            </w:pPr>
            <w:r>
              <w:t>Nazwa</w:t>
            </w: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610F62C" w14:textId="77777777" w:rsidR="00210361" w:rsidRPr="001D7BA3" w:rsidRDefault="00670C81" w:rsidP="00190F35">
            <w:pPr>
              <w:pStyle w:val="LABNagwektabeli"/>
            </w:pPr>
            <w:r>
              <w:t>Wykaz wykorzystanych części dokumentu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73C0BAEA" w14:textId="77777777" w:rsidR="00210361" w:rsidRPr="001D7BA3" w:rsidRDefault="00210361" w:rsidP="00190F35">
            <w:pPr>
              <w:pStyle w:val="LABNagwektabeli"/>
            </w:pPr>
            <w:r>
              <w:t>Wersja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3CFA768" w14:textId="77777777" w:rsidR="00210361" w:rsidRPr="001D7BA3" w:rsidRDefault="00210361" w:rsidP="00190F35">
            <w:pPr>
              <w:pStyle w:val="LABNagwektabeli"/>
            </w:pPr>
            <w:r>
              <w:t>Data wydania</w:t>
            </w:r>
          </w:p>
        </w:tc>
      </w:tr>
      <w:tr w:rsidR="00210361" w:rsidRPr="004C59E4" w14:paraId="24D8CEB0" w14:textId="77777777" w:rsidTr="0029034F">
        <w:tc>
          <w:tcPr>
            <w:tcW w:w="0" w:type="auto"/>
          </w:tcPr>
          <w:p w14:paraId="520E9A05" w14:textId="77777777" w:rsidR="00210361" w:rsidRPr="004C59E4" w:rsidRDefault="00210361" w:rsidP="002203FF">
            <w:pPr>
              <w:pStyle w:val="LABNagwektabeli"/>
              <w:numPr>
                <w:ilvl w:val="0"/>
                <w:numId w:val="7"/>
              </w:numPr>
              <w:rPr>
                <w:b w:val="0"/>
              </w:rPr>
            </w:pPr>
            <w:bookmarkStart w:id="12" w:name="_Ref216174701"/>
          </w:p>
        </w:tc>
        <w:tc>
          <w:tcPr>
            <w:tcW w:w="3783" w:type="dxa"/>
          </w:tcPr>
          <w:p w14:paraId="153790E7" w14:textId="3CA72527" w:rsidR="00210361" w:rsidRPr="004C59E4" w:rsidRDefault="00325BE2" w:rsidP="00190F35">
            <w:pPr>
              <w:pStyle w:val="LABNagwektabeli"/>
              <w:rPr>
                <w:b w:val="0"/>
              </w:rPr>
            </w:pPr>
            <w:r>
              <w:rPr>
                <w:b w:val="0"/>
              </w:rPr>
              <w:t>AdventureWorks-2017.pdf</w:t>
            </w:r>
          </w:p>
        </w:tc>
        <w:tc>
          <w:tcPr>
            <w:tcW w:w="2484" w:type="dxa"/>
          </w:tcPr>
          <w:p w14:paraId="0FBEB4A7" w14:textId="1D38E226" w:rsidR="00210361" w:rsidRPr="004C59E4" w:rsidRDefault="00646DBD" w:rsidP="00190F35">
            <w:pPr>
              <w:pStyle w:val="LABNagwektabeli"/>
              <w:rPr>
                <w:b w:val="0"/>
              </w:rPr>
            </w:pPr>
            <w:r>
              <w:rPr>
                <w:b w:val="0"/>
              </w:rPr>
              <w:t>cały</w:t>
            </w:r>
          </w:p>
        </w:tc>
        <w:tc>
          <w:tcPr>
            <w:tcW w:w="993" w:type="dxa"/>
          </w:tcPr>
          <w:p w14:paraId="22253021" w14:textId="5794781D" w:rsidR="00210361" w:rsidRPr="004C59E4" w:rsidRDefault="00325BE2" w:rsidP="00190F35">
            <w:pPr>
              <w:pStyle w:val="LABNagwektabeli"/>
              <w:rPr>
                <w:b w:val="0"/>
              </w:rPr>
            </w:pPr>
            <w:proofErr w:type="spellStart"/>
            <w:r>
              <w:rPr>
                <w:b w:val="0"/>
              </w:rPr>
              <w:t>nd</w:t>
            </w:r>
            <w:proofErr w:type="spellEnd"/>
          </w:p>
        </w:tc>
        <w:tc>
          <w:tcPr>
            <w:tcW w:w="1275" w:type="dxa"/>
          </w:tcPr>
          <w:p w14:paraId="07B42414" w14:textId="3E5377B3" w:rsidR="00210361" w:rsidRPr="004C59E4" w:rsidRDefault="00325BE2" w:rsidP="00190F35">
            <w:pPr>
              <w:pStyle w:val="LABNagwektabeli"/>
              <w:rPr>
                <w:b w:val="0"/>
              </w:rPr>
            </w:pPr>
            <w:r>
              <w:rPr>
                <w:b w:val="0"/>
              </w:rPr>
              <w:t>2017-05-30</w:t>
            </w:r>
          </w:p>
        </w:tc>
      </w:tr>
    </w:tbl>
    <w:p w14:paraId="19E0B7AB" w14:textId="77777777" w:rsidR="00E66A1A" w:rsidRDefault="1725871D" w:rsidP="00E66A1A">
      <w:pPr>
        <w:pStyle w:val="Heading2"/>
      </w:pPr>
      <w:bookmarkStart w:id="13" w:name="_Toc209692625"/>
      <w:bookmarkStart w:id="14" w:name="_Toc219582029"/>
      <w:bookmarkEnd w:id="12"/>
      <w:r>
        <w:t>Wykaz skrótów i oznaczeń</w:t>
      </w:r>
      <w:bookmarkEnd w:id="13"/>
      <w:bookmarkEnd w:id="14"/>
    </w:p>
    <w:p w14:paraId="45648F01" w14:textId="43D0D95C" w:rsidR="00B95C4A" w:rsidRPr="00B95C4A" w:rsidRDefault="00B95C4A" w:rsidP="00B95C4A">
      <w:r>
        <w:t xml:space="preserve">Wykaz skrótów i oznaczeń powiązanych zawiera </w:t>
      </w:r>
      <w:r>
        <w:fldChar w:fldCharType="begin"/>
      </w:r>
      <w:r>
        <w:instrText xml:space="preserve"> REF _Ref216174676 \h </w:instrText>
      </w:r>
      <w:r>
        <w:fldChar w:fldCharType="separate"/>
      </w:r>
      <w:r>
        <w:t xml:space="preserve">Tabela </w:t>
      </w:r>
      <w:r>
        <w:rPr>
          <w:noProof/>
        </w:rPr>
        <w:t>2</w:t>
      </w:r>
      <w:r>
        <w:fldChar w:fldCharType="end"/>
      </w:r>
      <w:r>
        <w:t>.</w:t>
      </w:r>
    </w:p>
    <w:p w14:paraId="67E7071E" w14:textId="2DF165F7" w:rsidR="005912EA" w:rsidRPr="005912EA" w:rsidRDefault="005912EA" w:rsidP="005912EA">
      <w:pPr>
        <w:pStyle w:val="Caption"/>
        <w:keepNext/>
      </w:pPr>
      <w:bookmarkStart w:id="15" w:name="_Ref216174676"/>
      <w:bookmarkStart w:id="16" w:name="_Toc219582024"/>
      <w:r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5"/>
      <w:r>
        <w:t xml:space="preserve">. </w:t>
      </w:r>
      <w:r w:rsidR="009A2FDB">
        <w:t>Wykaz skrótów i oznaczeń</w:t>
      </w:r>
      <w:bookmarkEnd w:id="16"/>
    </w:p>
    <w:tbl>
      <w:tblPr>
        <w:tblW w:w="8952" w:type="dxa"/>
        <w:tblInd w:w="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5"/>
        <w:gridCol w:w="7087"/>
      </w:tblGrid>
      <w:tr w:rsidR="009B1D80" w:rsidRPr="001D7BA3" w14:paraId="7FF47276" w14:textId="77777777" w:rsidTr="009B1D80">
        <w:tc>
          <w:tcPr>
            <w:tcW w:w="1865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1EDEBEE2" w14:textId="363FA40A" w:rsidR="009B1D80" w:rsidRPr="001D7BA3" w:rsidRDefault="009B1D80" w:rsidP="00C0769F">
            <w:pPr>
              <w:pStyle w:val="LABNagwektabeli"/>
            </w:pPr>
            <w:bookmarkStart w:id="17" w:name="_Ref119927609"/>
            <w:bookmarkStart w:id="18" w:name="_Toc209692627"/>
            <w:r>
              <w:t>Skrót/Oznaczenie</w:t>
            </w:r>
          </w:p>
        </w:tc>
        <w:tc>
          <w:tcPr>
            <w:tcW w:w="7087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61F49B3E" w14:textId="08FF73F3" w:rsidR="009B1D80" w:rsidRPr="001D7BA3" w:rsidRDefault="009B1D80" w:rsidP="00C0769F">
            <w:pPr>
              <w:pStyle w:val="LABNagwektabeli"/>
            </w:pPr>
            <w:r>
              <w:t>Pełna nazwa/Opis</w:t>
            </w:r>
          </w:p>
        </w:tc>
      </w:tr>
      <w:tr w:rsidR="009B1D80" w:rsidRPr="004C59E4" w14:paraId="78945CFE" w14:textId="77777777" w:rsidTr="009B1D80">
        <w:tc>
          <w:tcPr>
            <w:tcW w:w="1865" w:type="dxa"/>
          </w:tcPr>
          <w:p w14:paraId="5FD80A02" w14:textId="06FF6C99" w:rsidR="009B1D80" w:rsidRPr="004C59E4" w:rsidRDefault="009B1D80" w:rsidP="009B1D80">
            <w:pPr>
              <w:pStyle w:val="LABNagwektabeli"/>
              <w:rPr>
                <w:b w:val="0"/>
              </w:rPr>
            </w:pPr>
            <w:r>
              <w:rPr>
                <w:b w:val="0"/>
              </w:rPr>
              <w:t>WAT</w:t>
            </w:r>
          </w:p>
        </w:tc>
        <w:tc>
          <w:tcPr>
            <w:tcW w:w="7087" w:type="dxa"/>
          </w:tcPr>
          <w:p w14:paraId="7F6C4B5E" w14:textId="69073453" w:rsidR="009B1D80" w:rsidRPr="004C59E4" w:rsidRDefault="009B1D80" w:rsidP="00C0769F">
            <w:pPr>
              <w:pStyle w:val="LABNagwektabeli"/>
              <w:rPr>
                <w:b w:val="0"/>
              </w:rPr>
            </w:pPr>
            <w:r>
              <w:rPr>
                <w:b w:val="0"/>
              </w:rPr>
              <w:t>Wojskowa Akademia Techniczna</w:t>
            </w:r>
          </w:p>
        </w:tc>
      </w:tr>
      <w:tr w:rsidR="009B1D80" w:rsidRPr="004C59E4" w14:paraId="64027844" w14:textId="77777777" w:rsidTr="009B1D80">
        <w:tc>
          <w:tcPr>
            <w:tcW w:w="1865" w:type="dxa"/>
          </w:tcPr>
          <w:p w14:paraId="6EC06240" w14:textId="231DFB1F" w:rsidR="009B1D80" w:rsidRPr="004C59E4" w:rsidRDefault="009B1D80" w:rsidP="009B1D80">
            <w:pPr>
              <w:pStyle w:val="LABNagwektabeli"/>
              <w:rPr>
                <w:b w:val="0"/>
              </w:rPr>
            </w:pPr>
            <w:r>
              <w:rPr>
                <w:b w:val="0"/>
              </w:rPr>
              <w:t>WCY</w:t>
            </w:r>
          </w:p>
        </w:tc>
        <w:tc>
          <w:tcPr>
            <w:tcW w:w="7087" w:type="dxa"/>
          </w:tcPr>
          <w:p w14:paraId="1B7B4B3F" w14:textId="2A6FF9FD" w:rsidR="009B1D80" w:rsidRPr="004C59E4" w:rsidRDefault="009B1D80" w:rsidP="00C0769F">
            <w:pPr>
              <w:pStyle w:val="LABNagwektabeli"/>
              <w:rPr>
                <w:b w:val="0"/>
              </w:rPr>
            </w:pPr>
            <w:r>
              <w:rPr>
                <w:b w:val="0"/>
              </w:rPr>
              <w:t xml:space="preserve">Wydział </w:t>
            </w:r>
            <w:r w:rsidR="000A7CA7">
              <w:rPr>
                <w:b w:val="0"/>
              </w:rPr>
              <w:t>C</w:t>
            </w:r>
            <w:r>
              <w:rPr>
                <w:b w:val="0"/>
              </w:rPr>
              <w:t xml:space="preserve">ybernetyki Wojskowej </w:t>
            </w:r>
            <w:r w:rsidR="750FD048">
              <w:rPr>
                <w:b w:val="0"/>
              </w:rPr>
              <w:t>Akademii</w:t>
            </w:r>
            <w:r>
              <w:rPr>
                <w:b w:val="0"/>
              </w:rPr>
              <w:t xml:space="preserve"> Technicznej</w:t>
            </w:r>
          </w:p>
        </w:tc>
      </w:tr>
      <w:tr w:rsidR="009B1D80" w:rsidRPr="004C59E4" w14:paraId="1FFA8F59" w14:textId="77777777" w:rsidTr="009B1D80">
        <w:tc>
          <w:tcPr>
            <w:tcW w:w="1865" w:type="dxa"/>
          </w:tcPr>
          <w:p w14:paraId="38262DC6" w14:textId="41A26D26" w:rsidR="009B1D80" w:rsidRDefault="009B1D80" w:rsidP="009B1D80">
            <w:pPr>
              <w:pStyle w:val="LABNagwektabeli"/>
              <w:rPr>
                <w:b w:val="0"/>
              </w:rPr>
            </w:pPr>
            <w:r>
              <w:rPr>
                <w:b w:val="0"/>
              </w:rPr>
              <w:t>ETL</w:t>
            </w:r>
          </w:p>
        </w:tc>
        <w:tc>
          <w:tcPr>
            <w:tcW w:w="7087" w:type="dxa"/>
          </w:tcPr>
          <w:p w14:paraId="2BB6D448" w14:textId="43E269BF" w:rsidR="009B1D80" w:rsidRDefault="00841E1C" w:rsidP="00C0769F">
            <w:pPr>
              <w:pStyle w:val="LABNagwektabeli"/>
              <w:rPr>
                <w:b w:val="0"/>
              </w:rPr>
            </w:pPr>
            <w:proofErr w:type="spellStart"/>
            <w:r w:rsidRPr="00841E1C">
              <w:rPr>
                <w:b w:val="0"/>
              </w:rPr>
              <w:t>Extract</w:t>
            </w:r>
            <w:proofErr w:type="spellEnd"/>
            <w:r w:rsidRPr="00841E1C">
              <w:rPr>
                <w:b w:val="0"/>
              </w:rPr>
              <w:t xml:space="preserve">, </w:t>
            </w:r>
            <w:proofErr w:type="spellStart"/>
            <w:r w:rsidRPr="00841E1C">
              <w:rPr>
                <w:b w:val="0"/>
              </w:rPr>
              <w:t>Transform</w:t>
            </w:r>
            <w:proofErr w:type="spellEnd"/>
            <w:r w:rsidRPr="00841E1C">
              <w:rPr>
                <w:b w:val="0"/>
              </w:rPr>
              <w:t xml:space="preserve"> and </w:t>
            </w:r>
            <w:proofErr w:type="spellStart"/>
            <w:r w:rsidRPr="00841E1C">
              <w:rPr>
                <w:b w:val="0"/>
              </w:rPr>
              <w:t>Load</w:t>
            </w:r>
            <w:proofErr w:type="spellEnd"/>
          </w:p>
        </w:tc>
      </w:tr>
      <w:tr w:rsidR="009B1D80" w:rsidRPr="004C59E4" w14:paraId="776BA8DE" w14:textId="77777777" w:rsidTr="009B1D80">
        <w:tc>
          <w:tcPr>
            <w:tcW w:w="1865" w:type="dxa"/>
          </w:tcPr>
          <w:p w14:paraId="6A59FDDB" w14:textId="2A0D89DE" w:rsidR="009B1D80" w:rsidRDefault="009B1D80" w:rsidP="009B1D80">
            <w:pPr>
              <w:pStyle w:val="LABNagwektabeli"/>
              <w:rPr>
                <w:b w:val="0"/>
              </w:rPr>
            </w:pPr>
            <w:r>
              <w:rPr>
                <w:b w:val="0"/>
              </w:rPr>
              <w:t>OLAP</w:t>
            </w:r>
          </w:p>
        </w:tc>
        <w:tc>
          <w:tcPr>
            <w:tcW w:w="7087" w:type="dxa"/>
          </w:tcPr>
          <w:p w14:paraId="196CA110" w14:textId="0E408091" w:rsidR="009B1D80" w:rsidRDefault="00841E1C" w:rsidP="00C0769F">
            <w:pPr>
              <w:pStyle w:val="LABNagwektabeli"/>
              <w:rPr>
                <w:b w:val="0"/>
              </w:rPr>
            </w:pPr>
            <w:r w:rsidRPr="00841E1C">
              <w:rPr>
                <w:b w:val="0"/>
              </w:rPr>
              <w:t xml:space="preserve">Online </w:t>
            </w:r>
            <w:proofErr w:type="spellStart"/>
            <w:r w:rsidRPr="00841E1C">
              <w:rPr>
                <w:b w:val="0"/>
              </w:rPr>
              <w:t>analytical</w:t>
            </w:r>
            <w:proofErr w:type="spellEnd"/>
            <w:r w:rsidRPr="00841E1C">
              <w:rPr>
                <w:b w:val="0"/>
              </w:rPr>
              <w:t xml:space="preserve"> </w:t>
            </w:r>
            <w:proofErr w:type="spellStart"/>
            <w:r w:rsidRPr="00841E1C">
              <w:rPr>
                <w:b w:val="0"/>
              </w:rPr>
              <w:t>processing</w:t>
            </w:r>
            <w:proofErr w:type="spellEnd"/>
          </w:p>
        </w:tc>
      </w:tr>
      <w:tr w:rsidR="009B1D80" w:rsidRPr="004C59E4" w14:paraId="7BB985E9" w14:textId="77777777" w:rsidTr="009B1D80">
        <w:tc>
          <w:tcPr>
            <w:tcW w:w="1865" w:type="dxa"/>
          </w:tcPr>
          <w:p w14:paraId="54EE99CF" w14:textId="28A833C5" w:rsidR="009B1D80" w:rsidRDefault="009B1D80" w:rsidP="009B1D80">
            <w:pPr>
              <w:pStyle w:val="LABNagwektabeli"/>
              <w:rPr>
                <w:b w:val="0"/>
              </w:rPr>
            </w:pPr>
            <w:r>
              <w:rPr>
                <w:b w:val="0"/>
              </w:rPr>
              <w:t>SSIS</w:t>
            </w:r>
          </w:p>
        </w:tc>
        <w:tc>
          <w:tcPr>
            <w:tcW w:w="7087" w:type="dxa"/>
          </w:tcPr>
          <w:p w14:paraId="608F7CF4" w14:textId="326E0A27" w:rsidR="009B1D80" w:rsidRDefault="00841E1C" w:rsidP="00C0769F">
            <w:pPr>
              <w:pStyle w:val="LABNagwektabeli"/>
              <w:rPr>
                <w:b w:val="0"/>
              </w:rPr>
            </w:pPr>
            <w:r w:rsidRPr="00841E1C">
              <w:rPr>
                <w:b w:val="0"/>
              </w:rPr>
              <w:t>SQL Server Integration Services</w:t>
            </w:r>
          </w:p>
        </w:tc>
      </w:tr>
      <w:tr w:rsidR="005912EA" w:rsidRPr="004C59E4" w14:paraId="1C96E120" w14:textId="77777777" w:rsidTr="009B1D80">
        <w:tc>
          <w:tcPr>
            <w:tcW w:w="1865" w:type="dxa"/>
          </w:tcPr>
          <w:p w14:paraId="6C92DF09" w14:textId="71F90EEE" w:rsidR="005912EA" w:rsidRDefault="009A2FDB" w:rsidP="009B1D80">
            <w:pPr>
              <w:pStyle w:val="LABNagwektabeli"/>
              <w:rPr>
                <w:b w:val="0"/>
              </w:rPr>
            </w:pPr>
            <w:r>
              <w:rPr>
                <w:b w:val="0"/>
              </w:rPr>
              <w:t>SSAS</w:t>
            </w:r>
          </w:p>
        </w:tc>
        <w:tc>
          <w:tcPr>
            <w:tcW w:w="7087" w:type="dxa"/>
          </w:tcPr>
          <w:p w14:paraId="59834910" w14:textId="35F8616D" w:rsidR="005912EA" w:rsidRDefault="00FB5A8B" w:rsidP="0065578C">
            <w:pPr>
              <w:pStyle w:val="LABNagwektabeli"/>
              <w:rPr>
                <w:b w:val="0"/>
              </w:rPr>
            </w:pPr>
            <w:r w:rsidRPr="00FB5A8B">
              <w:rPr>
                <w:b w:val="0"/>
              </w:rPr>
              <w:t>SQL Server Analysis Services</w:t>
            </w:r>
          </w:p>
        </w:tc>
      </w:tr>
      <w:tr w:rsidR="005912EA" w:rsidRPr="004C59E4" w14:paraId="7DAD97E9" w14:textId="77777777" w:rsidTr="009B1D80">
        <w:tc>
          <w:tcPr>
            <w:tcW w:w="1865" w:type="dxa"/>
          </w:tcPr>
          <w:p w14:paraId="63475B32" w14:textId="1C627066" w:rsidR="005912EA" w:rsidRDefault="009A2FDB" w:rsidP="009B1D80">
            <w:pPr>
              <w:pStyle w:val="LABNagwektabeli"/>
              <w:rPr>
                <w:b w:val="0"/>
              </w:rPr>
            </w:pPr>
            <w:r>
              <w:rPr>
                <w:b w:val="0"/>
              </w:rPr>
              <w:t>OLTP</w:t>
            </w:r>
          </w:p>
        </w:tc>
        <w:tc>
          <w:tcPr>
            <w:tcW w:w="7087" w:type="dxa"/>
          </w:tcPr>
          <w:p w14:paraId="43826D72" w14:textId="708FA24E" w:rsidR="005912EA" w:rsidRDefault="00FB5A8B" w:rsidP="0065578C">
            <w:pPr>
              <w:pStyle w:val="LABNagwektabeli"/>
              <w:rPr>
                <w:b w:val="0"/>
              </w:rPr>
            </w:pPr>
            <w:r w:rsidRPr="00FB5A8B">
              <w:rPr>
                <w:b w:val="0"/>
              </w:rPr>
              <w:t xml:space="preserve">Online </w:t>
            </w:r>
            <w:proofErr w:type="spellStart"/>
            <w:r w:rsidRPr="00FB5A8B">
              <w:rPr>
                <w:b w:val="0"/>
              </w:rPr>
              <w:t>Transaction</w:t>
            </w:r>
            <w:proofErr w:type="spellEnd"/>
            <w:r w:rsidRPr="00FB5A8B">
              <w:rPr>
                <w:b w:val="0"/>
              </w:rPr>
              <w:t xml:space="preserve"> Processing</w:t>
            </w:r>
          </w:p>
        </w:tc>
      </w:tr>
    </w:tbl>
    <w:p w14:paraId="55874CB3" w14:textId="32F225BF" w:rsidR="00703E10" w:rsidRDefault="00B12D79" w:rsidP="009465F6">
      <w:pPr>
        <w:pStyle w:val="Heading1"/>
      </w:pPr>
      <w:bookmarkStart w:id="19" w:name="_Toc219582030"/>
      <w:r>
        <w:lastRenderedPageBreak/>
        <w:t>Opis źródeł danych</w:t>
      </w:r>
      <w:bookmarkEnd w:id="17"/>
      <w:bookmarkEnd w:id="18"/>
      <w:bookmarkEnd w:id="19"/>
    </w:p>
    <w:p w14:paraId="476ED1D4" w14:textId="2F8E8264" w:rsidR="00C021DA" w:rsidRDefault="00C021DA" w:rsidP="00DF3D94">
      <w:pPr>
        <w:pStyle w:val="LABtekst"/>
      </w:pPr>
      <w:r>
        <w:t>Źródłem danych dla hurtowni danych jest relacyjna baza danych Adventure</w:t>
      </w:r>
      <w:r w:rsidR="009B1D80">
        <w:t xml:space="preserve"> </w:t>
      </w:r>
      <w:r>
        <w:t xml:space="preserve">Works fikcyjnego producenta rowerów Adventure Works </w:t>
      </w:r>
      <w:proofErr w:type="spellStart"/>
      <w:r>
        <w:t>Cycles</w:t>
      </w:r>
      <w:proofErr w:type="spellEnd"/>
      <w:r>
        <w:t>. Baza ta została zaprojektowana do obsługi scenariuszy przetwarzania OLTP w obszarach takich jak sprzedaż, produkty, zakupy, produkcja czy zarządzanie zasobami ludzkimi. Szczegółowa dokumentacja techniczna</w:t>
      </w:r>
      <w:r w:rsidR="00575700">
        <w:t xml:space="preserve"> o opis schematu bazy danych</w:t>
      </w:r>
      <w:r>
        <w:t xml:space="preserve"> znajduje się w dokumencie </w:t>
      </w:r>
      <w:r w:rsidR="00066758">
        <w:t>o nr</w:t>
      </w:r>
      <w:r w:rsidR="00B95C4A">
        <w:t xml:space="preserve"> </w:t>
      </w:r>
      <w:r w:rsidR="00B95C4A">
        <w:fldChar w:fldCharType="begin"/>
      </w:r>
      <w:r w:rsidR="00B95C4A">
        <w:instrText xml:space="preserve"> REF _Ref216174701 \r \h </w:instrText>
      </w:r>
      <w:r w:rsidR="00B95C4A">
        <w:fldChar w:fldCharType="separate"/>
      </w:r>
      <w:r w:rsidR="00B95C4A">
        <w:t>D1</w:t>
      </w:r>
      <w:r w:rsidR="00B95C4A">
        <w:fldChar w:fldCharType="end"/>
      </w:r>
      <w:r>
        <w:t xml:space="preserve"> „Adventure</w:t>
      </w:r>
      <w:r w:rsidR="00066758">
        <w:t xml:space="preserve"> </w:t>
      </w:r>
      <w:r>
        <w:t xml:space="preserve">Works Data Dictionary” w wersji z 2017 roku, który szczegółowo opisuje strukturę tabel, </w:t>
      </w:r>
      <w:r w:rsidR="00575700">
        <w:t>powiązań</w:t>
      </w:r>
      <w:r>
        <w:t xml:space="preserve"> między nimi oraz zakres danych.</w:t>
      </w:r>
    </w:p>
    <w:p w14:paraId="400B3E28" w14:textId="77777777" w:rsidR="00B95C4A" w:rsidRDefault="00B95C4A" w:rsidP="00DF3D94">
      <w:pPr>
        <w:pStyle w:val="LABtekst"/>
      </w:pPr>
    </w:p>
    <w:p w14:paraId="50F13082" w14:textId="13750BE7" w:rsidR="00CF4D99" w:rsidRDefault="00CF4D99" w:rsidP="00DF3D94">
      <w:pPr>
        <w:pStyle w:val="LABtekst"/>
      </w:pPr>
      <w:r>
        <w:rPr>
          <w:noProof/>
        </w:rPr>
        <w:drawing>
          <wp:inline distT="0" distB="0" distL="0" distR="0" wp14:anchorId="0C565D96" wp14:editId="3C034436">
            <wp:extent cx="5759185" cy="3568051"/>
            <wp:effectExtent l="0" t="0" r="0" b="0"/>
            <wp:docPr id="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185" cy="356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BC6E2" w14:textId="59887D58" w:rsidR="00CF4D99" w:rsidRDefault="00CF4D99" w:rsidP="00CF4D99">
      <w:pPr>
        <w:pStyle w:val="Caption"/>
        <w:jc w:val="center"/>
        <w:rPr>
          <w:rFonts w:eastAsia="Arial" w:cs="Arial"/>
          <w:b w:val="0"/>
          <w:bCs w:val="0"/>
          <w:szCs w:val="18"/>
        </w:rPr>
      </w:pPr>
      <w:bookmarkStart w:id="20" w:name="_Toc219581997"/>
      <w:r>
        <w:t xml:space="preserve">Rysunek </w:t>
      </w:r>
      <w:r>
        <w:fldChar w:fldCharType="begin"/>
      </w:r>
      <w:r>
        <w:instrText>SEQ Rysunek \* ARABIC</w:instrText>
      </w:r>
      <w:r>
        <w:fldChar w:fldCharType="separate"/>
      </w:r>
      <w:r w:rsidR="00DF0A99">
        <w:rPr>
          <w:noProof/>
        </w:rPr>
        <w:t>1</w:t>
      </w:r>
      <w:r>
        <w:fldChar w:fldCharType="end"/>
      </w:r>
      <w:r>
        <w:t xml:space="preserve"> - Diagram bazy Adventure Works</w:t>
      </w:r>
      <w:bookmarkEnd w:id="20"/>
    </w:p>
    <w:p w14:paraId="0272747E" w14:textId="77777777" w:rsidR="00CF4D99" w:rsidRDefault="00CF4D99" w:rsidP="00DF3D94">
      <w:pPr>
        <w:pStyle w:val="LABtekst"/>
      </w:pPr>
    </w:p>
    <w:p w14:paraId="26E961CF" w14:textId="2C569D7B" w:rsidR="00D24014" w:rsidRDefault="58972BA8" w:rsidP="009465F6">
      <w:pPr>
        <w:pStyle w:val="Heading1"/>
      </w:pPr>
      <w:bookmarkStart w:id="21" w:name="_Ref119930656"/>
      <w:bookmarkStart w:id="22" w:name="_Toc209692628"/>
      <w:bookmarkStart w:id="23" w:name="_Toc219582031"/>
      <w:r>
        <w:t>Wstępna lista raportów</w:t>
      </w:r>
      <w:bookmarkEnd w:id="21"/>
      <w:bookmarkEnd w:id="22"/>
      <w:bookmarkEnd w:id="23"/>
    </w:p>
    <w:p w14:paraId="1006F87F" w14:textId="4361235E" w:rsidR="10D9143C" w:rsidRPr="00A62142" w:rsidRDefault="4CF7B18E" w:rsidP="000A7CA7">
      <w:pPr>
        <w:jc w:val="both"/>
        <w:rPr>
          <w:rFonts w:ascii="Times New Roman" w:hAnsi="Times New Roman"/>
        </w:rPr>
      </w:pPr>
      <w:r w:rsidRPr="00A62142">
        <w:rPr>
          <w:rFonts w:ascii="Times New Roman" w:hAnsi="Times New Roman"/>
        </w:rPr>
        <w:t>Część produktów przynosi mało zysku</w:t>
      </w:r>
      <w:r w:rsidR="000141CC" w:rsidRPr="00A62142">
        <w:rPr>
          <w:rFonts w:ascii="Times New Roman" w:hAnsi="Times New Roman"/>
        </w:rPr>
        <w:t xml:space="preserve"> </w:t>
      </w:r>
      <w:r w:rsidRPr="00A62142">
        <w:rPr>
          <w:rFonts w:ascii="Times New Roman" w:hAnsi="Times New Roman"/>
        </w:rPr>
        <w:t>-</w:t>
      </w:r>
      <w:r w:rsidR="00F447C2" w:rsidRPr="00A62142">
        <w:rPr>
          <w:rFonts w:ascii="Times New Roman" w:hAnsi="Times New Roman"/>
        </w:rPr>
        <w:t xml:space="preserve"> </w:t>
      </w:r>
      <w:r w:rsidRPr="00A62142">
        <w:rPr>
          <w:rFonts w:ascii="Times New Roman" w:hAnsi="Times New Roman"/>
        </w:rPr>
        <w:t xml:space="preserve">Jak wyglądała wartość sprzedaży poszczególnych </w:t>
      </w:r>
      <w:r w:rsidR="006551B8">
        <w:rPr>
          <w:rFonts w:ascii="Times New Roman" w:hAnsi="Times New Roman"/>
        </w:rPr>
        <w:t xml:space="preserve">kategorii, podkategorii oraz </w:t>
      </w:r>
      <w:r w:rsidRPr="00A62142">
        <w:rPr>
          <w:rFonts w:ascii="Times New Roman" w:hAnsi="Times New Roman"/>
        </w:rPr>
        <w:t xml:space="preserve">produktów na przestrzeni </w:t>
      </w:r>
      <w:r w:rsidR="00F15A27" w:rsidRPr="00A62142">
        <w:rPr>
          <w:rFonts w:ascii="Times New Roman" w:hAnsi="Times New Roman"/>
        </w:rPr>
        <w:t>czasu</w:t>
      </w:r>
      <w:r w:rsidRPr="00A62142">
        <w:rPr>
          <w:rFonts w:ascii="Times New Roman" w:hAnsi="Times New Roman"/>
        </w:rPr>
        <w:t xml:space="preserve">? Jak wyglądał koszt produkcji poszczególnych produktów na przestrzeni </w:t>
      </w:r>
      <w:r w:rsidR="00F15A27" w:rsidRPr="00A62142">
        <w:rPr>
          <w:rFonts w:ascii="Times New Roman" w:hAnsi="Times New Roman"/>
        </w:rPr>
        <w:t>czasu</w:t>
      </w:r>
      <w:r w:rsidRPr="00A62142">
        <w:rPr>
          <w:rFonts w:ascii="Times New Roman" w:hAnsi="Times New Roman"/>
        </w:rPr>
        <w:t>?</w:t>
      </w:r>
      <w:r w:rsidR="00F05025">
        <w:rPr>
          <w:rFonts w:ascii="Times New Roman" w:hAnsi="Times New Roman"/>
        </w:rPr>
        <w:t xml:space="preserve"> </w:t>
      </w:r>
      <w:bookmarkStart w:id="24" w:name="_Hlk219581931"/>
      <w:r w:rsidR="00F05025">
        <w:rPr>
          <w:rFonts w:ascii="Times New Roman" w:hAnsi="Times New Roman"/>
        </w:rPr>
        <w:t>Jak wyglądała suma rabatów dla poszczególnej promocji?</w:t>
      </w:r>
      <w:r w:rsidR="00AE4432" w:rsidRPr="00A62142">
        <w:rPr>
          <w:rFonts w:ascii="Times New Roman" w:hAnsi="Times New Roman"/>
        </w:rPr>
        <w:t xml:space="preserve"> </w:t>
      </w:r>
      <w:bookmarkEnd w:id="24"/>
      <w:r w:rsidR="00AE4432" w:rsidRPr="00A62142">
        <w:rPr>
          <w:rFonts w:ascii="Times New Roman" w:hAnsi="Times New Roman"/>
        </w:rPr>
        <w:t xml:space="preserve">Jak kształtowała się liczba sprzedaży </w:t>
      </w:r>
      <w:r w:rsidR="00951DAC">
        <w:rPr>
          <w:rFonts w:ascii="Times New Roman" w:hAnsi="Times New Roman"/>
        </w:rPr>
        <w:br/>
      </w:r>
      <w:r w:rsidR="00AE4432" w:rsidRPr="00A62142">
        <w:rPr>
          <w:rFonts w:ascii="Times New Roman" w:hAnsi="Times New Roman"/>
        </w:rPr>
        <w:t>z obniżką i bez?</w:t>
      </w:r>
      <w:r w:rsidR="00AC4D47" w:rsidRPr="00A62142">
        <w:rPr>
          <w:rFonts w:ascii="Times New Roman" w:hAnsi="Times New Roman"/>
        </w:rPr>
        <w:t xml:space="preserve"> </w:t>
      </w:r>
      <w:r w:rsidRPr="00A62142">
        <w:rPr>
          <w:rFonts w:ascii="Times New Roman" w:hAnsi="Times New Roman"/>
          <w:color w:val="000000" w:themeColor="text1"/>
        </w:rPr>
        <w:t>Jak kształtowała się liczba (ilość) sprzedanych produktów w poszczególnych regionach?</w:t>
      </w:r>
      <w:r w:rsidR="00F447C2" w:rsidRPr="00A62142">
        <w:rPr>
          <w:rFonts w:ascii="Times New Roman" w:hAnsi="Times New Roman"/>
          <w:color w:val="000000" w:themeColor="text1"/>
        </w:rPr>
        <w:t xml:space="preserve"> </w:t>
      </w:r>
      <w:r w:rsidRPr="00A62142">
        <w:rPr>
          <w:rFonts w:ascii="Times New Roman" w:hAnsi="Times New Roman"/>
          <w:color w:val="000000" w:themeColor="text1"/>
        </w:rPr>
        <w:t>Jak wpływa promocja na ilość sprzedanych produktów</w:t>
      </w:r>
      <w:r w:rsidR="00591E1E" w:rsidRPr="00A62142">
        <w:rPr>
          <w:rFonts w:ascii="Times New Roman" w:hAnsi="Times New Roman"/>
          <w:color w:val="000000" w:themeColor="text1"/>
        </w:rPr>
        <w:t>?</w:t>
      </w:r>
      <w:r w:rsidR="008F1066" w:rsidRPr="00A62142">
        <w:rPr>
          <w:rFonts w:ascii="Times New Roman" w:hAnsi="Times New Roman"/>
          <w:color w:val="000000" w:themeColor="text1"/>
        </w:rPr>
        <w:t xml:space="preserve"> - </w:t>
      </w:r>
      <w:r w:rsidRPr="00A62142">
        <w:rPr>
          <w:rFonts w:ascii="Times New Roman" w:hAnsi="Times New Roman"/>
        </w:rPr>
        <w:t xml:space="preserve">Wartość sprzedaży </w:t>
      </w:r>
      <w:r w:rsidR="00E16A05" w:rsidRPr="00A62142">
        <w:rPr>
          <w:rFonts w:ascii="Times New Roman" w:hAnsi="Times New Roman"/>
        </w:rPr>
        <w:t>10 najlepiej sprzedających się</w:t>
      </w:r>
      <w:r w:rsidRPr="00A62142">
        <w:rPr>
          <w:rFonts w:ascii="Times New Roman" w:hAnsi="Times New Roman"/>
        </w:rPr>
        <w:t xml:space="preserve"> produktów w ostatnich latach</w:t>
      </w:r>
      <w:r w:rsidR="00A62142" w:rsidRPr="00A62142">
        <w:rPr>
          <w:rFonts w:ascii="Times New Roman" w:hAnsi="Times New Roman"/>
        </w:rPr>
        <w:t xml:space="preserve"> oraz miesiącach</w:t>
      </w:r>
      <w:r w:rsidRPr="00A62142">
        <w:rPr>
          <w:rFonts w:ascii="Times New Roman" w:hAnsi="Times New Roman"/>
        </w:rPr>
        <w:t xml:space="preserve"> i </w:t>
      </w:r>
      <w:r w:rsidR="00E16A05" w:rsidRPr="00A62142">
        <w:rPr>
          <w:rFonts w:ascii="Times New Roman" w:hAnsi="Times New Roman"/>
        </w:rPr>
        <w:t>ich</w:t>
      </w:r>
      <w:r w:rsidRPr="00A62142">
        <w:rPr>
          <w:rFonts w:ascii="Times New Roman" w:hAnsi="Times New Roman"/>
        </w:rPr>
        <w:t xml:space="preserve"> koszt produkcji </w:t>
      </w:r>
      <w:r w:rsidR="00E16A05" w:rsidRPr="00A62142">
        <w:rPr>
          <w:rFonts w:ascii="Times New Roman" w:hAnsi="Times New Roman"/>
        </w:rPr>
        <w:t>na podstawie kategorii</w:t>
      </w:r>
      <w:r w:rsidR="008F1066" w:rsidRPr="00A62142">
        <w:rPr>
          <w:rFonts w:ascii="Times New Roman" w:hAnsi="Times New Roman"/>
        </w:rPr>
        <w:t xml:space="preserve">, </w:t>
      </w:r>
      <w:r w:rsidR="00525A0B" w:rsidRPr="00A62142">
        <w:rPr>
          <w:rFonts w:ascii="Times New Roman" w:hAnsi="Times New Roman"/>
        </w:rPr>
        <w:t xml:space="preserve">Wielkość najmniejszych </w:t>
      </w:r>
      <w:r w:rsidR="001C4460" w:rsidRPr="00A62142">
        <w:rPr>
          <w:rFonts w:ascii="Times New Roman" w:hAnsi="Times New Roman"/>
        </w:rPr>
        <w:t>zamówień</w:t>
      </w:r>
      <w:r w:rsidR="00525A0B" w:rsidRPr="00A62142">
        <w:rPr>
          <w:rFonts w:ascii="Times New Roman" w:hAnsi="Times New Roman"/>
        </w:rPr>
        <w:t xml:space="preserve"> </w:t>
      </w:r>
      <w:r w:rsidRPr="00A62142">
        <w:rPr>
          <w:rFonts w:ascii="Times New Roman" w:hAnsi="Times New Roman"/>
        </w:rPr>
        <w:t xml:space="preserve">w poszczególnych regionach </w:t>
      </w:r>
      <w:r w:rsidR="00951DAC">
        <w:rPr>
          <w:rFonts w:ascii="Times New Roman" w:hAnsi="Times New Roman"/>
        </w:rPr>
        <w:br/>
      </w:r>
      <w:r w:rsidR="006B4BBF" w:rsidRPr="00A62142">
        <w:rPr>
          <w:rFonts w:ascii="Times New Roman" w:hAnsi="Times New Roman"/>
        </w:rPr>
        <w:t>w całym okresie działania sklepu.</w:t>
      </w:r>
      <w:r w:rsidR="003C669B" w:rsidRPr="00A62142">
        <w:rPr>
          <w:rFonts w:ascii="Times New Roman" w:hAnsi="Times New Roman"/>
        </w:rPr>
        <w:t xml:space="preserve"> </w:t>
      </w:r>
      <w:r w:rsidR="00FD73DC" w:rsidRPr="00A62142">
        <w:rPr>
          <w:rFonts w:ascii="Times New Roman" w:hAnsi="Times New Roman"/>
        </w:rPr>
        <w:t>Procentowy udział</w:t>
      </w:r>
      <w:r w:rsidR="005A2E29" w:rsidRPr="00A62142">
        <w:rPr>
          <w:rFonts w:ascii="Times New Roman" w:hAnsi="Times New Roman"/>
        </w:rPr>
        <w:t xml:space="preserve"> </w:t>
      </w:r>
      <w:r w:rsidR="00E42C19" w:rsidRPr="00A62142">
        <w:rPr>
          <w:rFonts w:ascii="Times New Roman" w:hAnsi="Times New Roman"/>
        </w:rPr>
        <w:t xml:space="preserve">liczby transakcji z </w:t>
      </w:r>
      <w:r w:rsidR="001D1343" w:rsidRPr="00A62142">
        <w:rPr>
          <w:rFonts w:ascii="Times New Roman" w:hAnsi="Times New Roman"/>
        </w:rPr>
        <w:t>obniżką oraz bez niej</w:t>
      </w:r>
      <w:r w:rsidR="008F1066" w:rsidRPr="00A62142">
        <w:rPr>
          <w:rFonts w:ascii="Times New Roman" w:hAnsi="Times New Roman"/>
        </w:rPr>
        <w:t>,</w:t>
      </w:r>
      <w:r w:rsidR="00F447C2" w:rsidRPr="00A62142">
        <w:rPr>
          <w:rFonts w:ascii="Times New Roman" w:hAnsi="Times New Roman"/>
        </w:rPr>
        <w:t xml:space="preserve"> </w:t>
      </w:r>
      <w:r w:rsidR="002307D6" w:rsidRPr="00A62142">
        <w:rPr>
          <w:rFonts w:ascii="Times New Roman" w:hAnsi="Times New Roman"/>
        </w:rPr>
        <w:t>Wartość</w:t>
      </w:r>
      <w:r w:rsidR="00FD73DC" w:rsidRPr="00A62142">
        <w:rPr>
          <w:rFonts w:ascii="Times New Roman" w:hAnsi="Times New Roman"/>
        </w:rPr>
        <w:t xml:space="preserve"> udzielonych rabatów z podziałem na typ promocji na przestrzeni lat.</w:t>
      </w:r>
    </w:p>
    <w:p w14:paraId="4B17D207" w14:textId="77777777" w:rsidR="00951DAC" w:rsidRDefault="00951DAC" w:rsidP="000A7CA7">
      <w:pPr>
        <w:jc w:val="both"/>
        <w:rPr>
          <w:rFonts w:ascii="Times New Roman" w:hAnsi="Times New Roman"/>
        </w:rPr>
      </w:pPr>
    </w:p>
    <w:p w14:paraId="3A4EC2A9" w14:textId="77777777" w:rsidR="00951DAC" w:rsidRDefault="00951DAC" w:rsidP="000A7CA7">
      <w:pPr>
        <w:jc w:val="both"/>
        <w:rPr>
          <w:rFonts w:ascii="Times New Roman" w:hAnsi="Times New Roman"/>
        </w:rPr>
      </w:pPr>
    </w:p>
    <w:p w14:paraId="4CD8044C" w14:textId="77777777" w:rsidR="00951DAC" w:rsidRDefault="00951DAC" w:rsidP="000A7CA7">
      <w:pPr>
        <w:jc w:val="both"/>
        <w:rPr>
          <w:rFonts w:ascii="Times New Roman" w:hAnsi="Times New Roman"/>
        </w:rPr>
      </w:pPr>
    </w:p>
    <w:p w14:paraId="7CB6EC13" w14:textId="7A8EA189" w:rsidR="233C0D71" w:rsidRPr="00A62142" w:rsidRDefault="233C0D71" w:rsidP="000A7CA7">
      <w:pPr>
        <w:jc w:val="both"/>
        <w:rPr>
          <w:rFonts w:ascii="Times New Roman" w:hAnsi="Times New Roman"/>
        </w:rPr>
      </w:pPr>
      <w:r w:rsidRPr="00A62142">
        <w:rPr>
          <w:rFonts w:ascii="Times New Roman" w:hAnsi="Times New Roman"/>
        </w:rPr>
        <w:t>Firma musi ustalić</w:t>
      </w:r>
      <w:r w:rsidR="00602B0D" w:rsidRPr="00A62142">
        <w:rPr>
          <w:rFonts w:ascii="Times New Roman" w:hAnsi="Times New Roman"/>
        </w:rPr>
        <w:t>,</w:t>
      </w:r>
      <w:r w:rsidRPr="00A62142">
        <w:rPr>
          <w:rFonts w:ascii="Times New Roman" w:hAnsi="Times New Roman"/>
        </w:rPr>
        <w:t xml:space="preserve"> czy powinn</w:t>
      </w:r>
      <w:r w:rsidR="00B4142F" w:rsidRPr="00A62142">
        <w:rPr>
          <w:rFonts w:ascii="Times New Roman" w:hAnsi="Times New Roman"/>
        </w:rPr>
        <w:t>a</w:t>
      </w:r>
      <w:r w:rsidRPr="00A62142">
        <w:rPr>
          <w:rFonts w:ascii="Times New Roman" w:hAnsi="Times New Roman"/>
        </w:rPr>
        <w:t xml:space="preserve"> inwestować w sprzedaż online czy stacjonarną. </w:t>
      </w:r>
    </w:p>
    <w:p w14:paraId="42F0F1C0" w14:textId="4CC4126B" w:rsidR="002264E6" w:rsidRPr="00A62142" w:rsidRDefault="233C0D71" w:rsidP="000A7CA7">
      <w:pPr>
        <w:jc w:val="both"/>
        <w:rPr>
          <w:rFonts w:ascii="Times New Roman" w:hAnsi="Times New Roman"/>
        </w:rPr>
      </w:pPr>
      <w:r w:rsidRPr="00A62142">
        <w:rPr>
          <w:rFonts w:ascii="Times New Roman" w:hAnsi="Times New Roman"/>
        </w:rPr>
        <w:t>-</w:t>
      </w:r>
      <w:r w:rsidR="008327E0" w:rsidRPr="00A62142">
        <w:rPr>
          <w:rFonts w:ascii="Times New Roman" w:hAnsi="Times New Roman"/>
        </w:rPr>
        <w:t xml:space="preserve"> </w:t>
      </w:r>
      <w:r w:rsidRPr="00A62142">
        <w:rPr>
          <w:rFonts w:ascii="Times New Roman" w:hAnsi="Times New Roman"/>
        </w:rPr>
        <w:t>Jak wyglądała sprzedaż online vs stacjonarna na przestrzeni czasu? W któr</w:t>
      </w:r>
      <w:r w:rsidR="00CC3224" w:rsidRPr="00A62142">
        <w:rPr>
          <w:rFonts w:ascii="Times New Roman" w:hAnsi="Times New Roman"/>
        </w:rPr>
        <w:t xml:space="preserve">ej kategorii produktów </w:t>
      </w:r>
      <w:r w:rsidRPr="00A62142">
        <w:rPr>
          <w:rFonts w:ascii="Times New Roman" w:hAnsi="Times New Roman"/>
        </w:rPr>
        <w:t xml:space="preserve">sprzedaż online ma przewagę nad sprzedażą stacjonarną? </w:t>
      </w:r>
      <w:r w:rsidR="008327E0" w:rsidRPr="00A62142">
        <w:rPr>
          <w:rFonts w:ascii="Times New Roman" w:hAnsi="Times New Roman"/>
        </w:rPr>
        <w:t xml:space="preserve"> </w:t>
      </w:r>
      <w:r w:rsidR="262397F0" w:rsidRPr="25ED523F">
        <w:rPr>
          <w:rFonts w:ascii="Times New Roman" w:hAnsi="Times New Roman"/>
        </w:rPr>
        <w:t xml:space="preserve">- </w:t>
      </w:r>
      <w:r w:rsidR="00CD2A3F" w:rsidRPr="00A62142">
        <w:rPr>
          <w:rFonts w:ascii="Times New Roman" w:hAnsi="Times New Roman"/>
        </w:rPr>
        <w:t xml:space="preserve">Zestawienie sprzedaży online i stacjonarnej </w:t>
      </w:r>
      <w:r w:rsidR="003A0769" w:rsidRPr="00A62142">
        <w:rPr>
          <w:rFonts w:ascii="Times New Roman" w:hAnsi="Times New Roman"/>
        </w:rPr>
        <w:t>w danym roku</w:t>
      </w:r>
      <w:r w:rsidR="000C17F8">
        <w:rPr>
          <w:rFonts w:ascii="Times New Roman" w:hAnsi="Times New Roman"/>
        </w:rPr>
        <w:t xml:space="preserve"> lub miesiącu tego roku</w:t>
      </w:r>
      <w:r w:rsidR="003A0769" w:rsidRPr="00A62142">
        <w:rPr>
          <w:rFonts w:ascii="Times New Roman" w:hAnsi="Times New Roman"/>
        </w:rPr>
        <w:t xml:space="preserve">. </w:t>
      </w:r>
      <w:r w:rsidRPr="00A62142">
        <w:rPr>
          <w:rFonts w:ascii="Times New Roman" w:hAnsi="Times New Roman"/>
        </w:rPr>
        <w:t xml:space="preserve">Sprzedaż online i stacjonarna według </w:t>
      </w:r>
      <w:r w:rsidR="00C67358" w:rsidRPr="00A62142">
        <w:rPr>
          <w:rFonts w:ascii="Times New Roman" w:hAnsi="Times New Roman"/>
        </w:rPr>
        <w:t>kategorii</w:t>
      </w:r>
      <w:r w:rsidRPr="00A62142">
        <w:rPr>
          <w:rFonts w:ascii="Times New Roman" w:hAnsi="Times New Roman"/>
        </w:rPr>
        <w:t xml:space="preserve"> produktów</w:t>
      </w:r>
      <w:r w:rsidR="00523334">
        <w:rPr>
          <w:rFonts w:ascii="Times New Roman" w:hAnsi="Times New Roman"/>
        </w:rPr>
        <w:t>, podkategorii i danego produktu</w:t>
      </w:r>
      <w:r w:rsidRPr="00A62142">
        <w:rPr>
          <w:rFonts w:ascii="Times New Roman" w:hAnsi="Times New Roman"/>
        </w:rPr>
        <w:t xml:space="preserve"> na przestrzeni ostatnich 12 miesięcy</w:t>
      </w:r>
      <w:r w:rsidR="00CA5CCF" w:rsidRPr="00A62142">
        <w:rPr>
          <w:rFonts w:ascii="Times New Roman" w:hAnsi="Times New Roman"/>
        </w:rPr>
        <w:t>.</w:t>
      </w:r>
    </w:p>
    <w:p w14:paraId="23292BCB" w14:textId="6F6D6393" w:rsidR="68443E08" w:rsidRPr="00A62142" w:rsidRDefault="68443E08" w:rsidP="68443E08">
      <w:pPr>
        <w:jc w:val="both"/>
        <w:rPr>
          <w:rFonts w:ascii="Times New Roman" w:hAnsi="Times New Roman"/>
        </w:rPr>
      </w:pPr>
    </w:p>
    <w:p w14:paraId="3960EDF6" w14:textId="05419B12" w:rsidR="4E852AF7" w:rsidRPr="00A62142" w:rsidRDefault="1CC5CBF4" w:rsidP="4E852AF7">
      <w:pPr>
        <w:jc w:val="both"/>
        <w:rPr>
          <w:rFonts w:ascii="Times New Roman" w:hAnsi="Times New Roman"/>
        </w:rPr>
      </w:pPr>
      <w:r w:rsidRPr="00A62142">
        <w:rPr>
          <w:rFonts w:ascii="Times New Roman" w:hAnsi="Times New Roman"/>
        </w:rPr>
        <w:t>Firma myśli nad zamknięciem najgorszych sklepów stacjonarnych - Jak kształtowała się sprzedaż</w:t>
      </w:r>
      <w:r w:rsidR="00662477" w:rsidRPr="00A62142">
        <w:rPr>
          <w:rFonts w:ascii="Times New Roman" w:hAnsi="Times New Roman"/>
        </w:rPr>
        <w:t xml:space="preserve"> </w:t>
      </w:r>
      <w:r w:rsidR="0025126D" w:rsidRPr="00A62142">
        <w:rPr>
          <w:rFonts w:ascii="Times New Roman" w:hAnsi="Times New Roman"/>
          <w:color w:val="000000" w:themeColor="text1"/>
        </w:rPr>
        <w:t>w poszczególnych regionach</w:t>
      </w:r>
      <w:r w:rsidRPr="00A62142">
        <w:rPr>
          <w:rFonts w:ascii="Times New Roman" w:hAnsi="Times New Roman"/>
          <w:color w:val="000000" w:themeColor="text1"/>
        </w:rPr>
        <w:t xml:space="preserve"> </w:t>
      </w:r>
      <w:r w:rsidRPr="00A62142">
        <w:rPr>
          <w:rFonts w:ascii="Times New Roman" w:hAnsi="Times New Roman"/>
        </w:rPr>
        <w:t xml:space="preserve">na przestrzeni czasu? </w:t>
      </w:r>
      <w:r w:rsidR="00385D1B" w:rsidRPr="00A62142">
        <w:rPr>
          <w:rFonts w:ascii="Times New Roman" w:hAnsi="Times New Roman"/>
        </w:rPr>
        <w:t xml:space="preserve">Jak kształtowała się sprzedaż </w:t>
      </w:r>
      <w:r w:rsidR="00951DAC">
        <w:rPr>
          <w:rFonts w:ascii="Times New Roman" w:hAnsi="Times New Roman"/>
        </w:rPr>
        <w:br/>
      </w:r>
      <w:r w:rsidR="00385D1B" w:rsidRPr="00A62142">
        <w:rPr>
          <w:rFonts w:ascii="Times New Roman" w:hAnsi="Times New Roman"/>
        </w:rPr>
        <w:t xml:space="preserve">w poszczególnych sklepach na przestrzeni </w:t>
      </w:r>
      <w:r w:rsidR="0000195F" w:rsidRPr="00A62142">
        <w:rPr>
          <w:rFonts w:ascii="Times New Roman" w:hAnsi="Times New Roman"/>
        </w:rPr>
        <w:t>ostatniego roku?</w:t>
      </w:r>
      <w:r w:rsidRPr="00A62142">
        <w:rPr>
          <w:rFonts w:ascii="Times New Roman" w:hAnsi="Times New Roman"/>
        </w:rPr>
        <w:t xml:space="preserve"> -  </w:t>
      </w:r>
      <w:r w:rsidR="00721B9E" w:rsidRPr="00A62142">
        <w:rPr>
          <w:rFonts w:ascii="Times New Roman" w:hAnsi="Times New Roman"/>
        </w:rPr>
        <w:t>Wykaz</w:t>
      </w:r>
      <w:r w:rsidRPr="00A62142">
        <w:rPr>
          <w:rFonts w:ascii="Times New Roman" w:hAnsi="Times New Roman"/>
        </w:rPr>
        <w:t xml:space="preserve"> </w:t>
      </w:r>
      <w:r w:rsidR="00721B9E" w:rsidRPr="00A62142">
        <w:rPr>
          <w:rFonts w:ascii="Times New Roman" w:hAnsi="Times New Roman"/>
        </w:rPr>
        <w:t xml:space="preserve">dziesięciu </w:t>
      </w:r>
      <w:r w:rsidRPr="00A62142">
        <w:rPr>
          <w:rFonts w:ascii="Times New Roman" w:hAnsi="Times New Roman"/>
        </w:rPr>
        <w:t>sklep</w:t>
      </w:r>
      <w:r w:rsidR="00721B9E" w:rsidRPr="00A62142">
        <w:rPr>
          <w:rFonts w:ascii="Times New Roman" w:hAnsi="Times New Roman"/>
        </w:rPr>
        <w:t xml:space="preserve">ów, </w:t>
      </w:r>
      <w:r w:rsidR="00951DAC">
        <w:rPr>
          <w:rFonts w:ascii="Times New Roman" w:hAnsi="Times New Roman"/>
        </w:rPr>
        <w:br/>
      </w:r>
      <w:r w:rsidR="00721B9E" w:rsidRPr="00A62142">
        <w:rPr>
          <w:rFonts w:ascii="Times New Roman" w:hAnsi="Times New Roman"/>
        </w:rPr>
        <w:t>w których wartość sprzedaży produktów</w:t>
      </w:r>
      <w:r w:rsidRPr="00A62142">
        <w:rPr>
          <w:rFonts w:ascii="Times New Roman" w:hAnsi="Times New Roman"/>
        </w:rPr>
        <w:t xml:space="preserve"> w ostatnich 12 miesiącach</w:t>
      </w:r>
      <w:r w:rsidR="00721B9E" w:rsidRPr="00A62142">
        <w:rPr>
          <w:rFonts w:ascii="Times New Roman" w:hAnsi="Times New Roman"/>
        </w:rPr>
        <w:t xml:space="preserve"> była najmniejsza</w:t>
      </w:r>
      <w:r w:rsidR="00FB6250" w:rsidRPr="00A62142">
        <w:rPr>
          <w:rFonts w:ascii="Times New Roman" w:hAnsi="Times New Roman"/>
        </w:rPr>
        <w:t xml:space="preserve">, </w:t>
      </w:r>
      <w:r w:rsidR="00951DAC">
        <w:rPr>
          <w:rFonts w:ascii="Times New Roman" w:hAnsi="Times New Roman"/>
        </w:rPr>
        <w:t>m</w:t>
      </w:r>
      <w:r w:rsidR="00FB6250" w:rsidRPr="00A62142">
        <w:rPr>
          <w:rFonts w:ascii="Times New Roman" w:hAnsi="Times New Roman"/>
        </w:rPr>
        <w:t xml:space="preserve">apa wartości sprzedaży </w:t>
      </w:r>
      <w:r w:rsidR="00A947B7" w:rsidRPr="00A62142">
        <w:rPr>
          <w:rFonts w:ascii="Times New Roman" w:hAnsi="Times New Roman"/>
        </w:rPr>
        <w:t xml:space="preserve">w </w:t>
      </w:r>
      <w:r w:rsidR="00FB6250" w:rsidRPr="00A62142">
        <w:rPr>
          <w:rFonts w:ascii="Times New Roman" w:hAnsi="Times New Roman"/>
        </w:rPr>
        <w:t>region</w:t>
      </w:r>
      <w:r w:rsidR="00A947B7" w:rsidRPr="00A62142">
        <w:rPr>
          <w:rFonts w:ascii="Times New Roman" w:hAnsi="Times New Roman"/>
        </w:rPr>
        <w:t>ach dla wybranego roku</w:t>
      </w:r>
      <w:r w:rsidR="007775CD">
        <w:rPr>
          <w:rFonts w:ascii="Times New Roman" w:hAnsi="Times New Roman"/>
        </w:rPr>
        <w:t xml:space="preserve"> oraz miesiąca w tym roku</w:t>
      </w:r>
      <w:r w:rsidR="00A947B7" w:rsidRPr="00A62142">
        <w:rPr>
          <w:rFonts w:ascii="Times New Roman" w:hAnsi="Times New Roman"/>
        </w:rPr>
        <w:t>.</w:t>
      </w:r>
    </w:p>
    <w:p w14:paraId="333FFCD5" w14:textId="39460E83" w:rsidR="00E755C1" w:rsidRPr="00E755C1" w:rsidRDefault="1E3A1609" w:rsidP="00E755C1">
      <w:pPr>
        <w:pStyle w:val="Heading1"/>
      </w:pPr>
      <w:bookmarkStart w:id="25" w:name="_Ref203507438"/>
      <w:bookmarkStart w:id="26" w:name="_Toc209692629"/>
      <w:bookmarkStart w:id="27" w:name="_Toc219582032"/>
      <w:r>
        <w:t xml:space="preserve">Model </w:t>
      </w:r>
      <w:r w:rsidR="4C8F330D">
        <w:t>punktowy</w:t>
      </w:r>
      <w:bookmarkEnd w:id="25"/>
      <w:bookmarkEnd w:id="26"/>
      <w:bookmarkEnd w:id="27"/>
    </w:p>
    <w:p w14:paraId="0499A3F9" w14:textId="678291AC" w:rsidR="58FD72B1" w:rsidRDefault="58FD72B1" w:rsidP="380CA736">
      <w:r>
        <w:t xml:space="preserve">Model punktowy zawiera </w:t>
      </w:r>
      <w:r w:rsidR="006E3239">
        <w:fldChar w:fldCharType="begin"/>
      </w:r>
      <w:r w:rsidR="006E3239">
        <w:instrText xml:space="preserve"> REF _Ref216175947 \h </w:instrText>
      </w:r>
      <w:r w:rsidR="006E3239">
        <w:fldChar w:fldCharType="separate"/>
      </w:r>
      <w:r w:rsidR="006E3239">
        <w:t xml:space="preserve">Tabela </w:t>
      </w:r>
      <w:r w:rsidR="006E3239">
        <w:rPr>
          <w:noProof/>
        </w:rPr>
        <w:t>3</w:t>
      </w:r>
      <w:r w:rsidR="006E3239">
        <w:t>. Model punktowy</w:t>
      </w:r>
      <w:r w:rsidR="006E3239">
        <w:fldChar w:fldCharType="end"/>
      </w:r>
      <w:r w:rsidR="0000737A">
        <w:t xml:space="preserve"> i</w:t>
      </w:r>
      <w:r w:rsidR="003E0240">
        <w:t xml:space="preserve"> </w:t>
      </w:r>
      <w:r w:rsidR="00931DF2">
        <w:fldChar w:fldCharType="begin"/>
      </w:r>
      <w:r w:rsidR="00931DF2">
        <w:instrText xml:space="preserve"> REF _Ref216176088 \h </w:instrText>
      </w:r>
      <w:r w:rsidR="00931DF2">
        <w:fldChar w:fldCharType="separate"/>
      </w:r>
      <w:r w:rsidR="00931DF2">
        <w:t xml:space="preserve">Rysunek </w:t>
      </w:r>
      <w:r w:rsidR="00931DF2" w:rsidRPr="2C065662">
        <w:rPr>
          <w:noProof/>
        </w:rPr>
        <w:t>2</w:t>
      </w:r>
      <w:r w:rsidR="00931DF2">
        <w:t xml:space="preserve"> - Model punktowy hurtowni danych</w:t>
      </w:r>
      <w:r w:rsidR="00931DF2">
        <w:fldChar w:fldCharType="end"/>
      </w:r>
      <w:r w:rsidR="00931DF2">
        <w:t>.</w:t>
      </w:r>
    </w:p>
    <w:p w14:paraId="756F3FB0" w14:textId="31252AAC" w:rsidR="3762E17D" w:rsidRDefault="205FED57">
      <w:r>
        <w:rPr>
          <w:noProof/>
        </w:rPr>
        <w:drawing>
          <wp:inline distT="0" distB="0" distL="0" distR="0" wp14:anchorId="08E9A0B0" wp14:editId="3E54E849">
            <wp:extent cx="5762625" cy="3352800"/>
            <wp:effectExtent l="0" t="0" r="0" b="0"/>
            <wp:docPr id="4604113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11358" name="Picture 4604113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3DE4" w14:textId="10DB2F4E" w:rsidR="3762E17D" w:rsidRDefault="22F4830A" w:rsidP="2C065662">
      <w:pPr>
        <w:pStyle w:val="Caption"/>
        <w:jc w:val="center"/>
      </w:pPr>
      <w:bookmarkStart w:id="28" w:name="_Ref216178022"/>
      <w:bookmarkStart w:id="29" w:name="_Ref216176088"/>
      <w:bookmarkStart w:id="30" w:name="_Toc219581998"/>
      <w:r>
        <w:t xml:space="preserve">Rysunek </w:t>
      </w:r>
      <w:r w:rsidR="3762E17D" w:rsidRPr="2C065662">
        <w:fldChar w:fldCharType="begin"/>
      </w:r>
      <w:r w:rsidR="3762E17D">
        <w:instrText xml:space="preserve"> SEQ Rysunek \* ARABIC </w:instrText>
      </w:r>
      <w:r w:rsidR="3762E17D" w:rsidRPr="2C065662">
        <w:fldChar w:fldCharType="separate"/>
      </w:r>
      <w:r w:rsidR="00DF0A99">
        <w:rPr>
          <w:noProof/>
        </w:rPr>
        <w:t>2</w:t>
      </w:r>
      <w:r w:rsidR="3762E17D" w:rsidRPr="2C065662">
        <w:rPr>
          <w:noProof/>
        </w:rPr>
        <w:fldChar w:fldCharType="end"/>
      </w:r>
      <w:bookmarkEnd w:id="28"/>
      <w:r>
        <w:t xml:space="preserve"> - Model punktowy hurtowni danych</w:t>
      </w:r>
      <w:bookmarkEnd w:id="29"/>
      <w:bookmarkEnd w:id="30"/>
    </w:p>
    <w:p w14:paraId="6AD8B233" w14:textId="7DDE1C81" w:rsidR="711FB9FF" w:rsidRPr="00C31590" w:rsidRDefault="711FB9FF" w:rsidP="00C31590">
      <w:pPr>
        <w:jc w:val="both"/>
        <w:rPr>
          <w:rFonts w:ascii="Times New Roman" w:hAnsi="Times New Roman"/>
        </w:rPr>
      </w:pPr>
      <w:r w:rsidRPr="00C31590">
        <w:rPr>
          <w:rFonts w:ascii="Times New Roman" w:hAnsi="Times New Roman"/>
        </w:rPr>
        <w:t xml:space="preserve">Objaśnienie </w:t>
      </w:r>
      <w:r w:rsidR="00682298" w:rsidRPr="00C31590">
        <w:rPr>
          <w:rFonts w:ascii="Times New Roman" w:hAnsi="Times New Roman"/>
        </w:rPr>
        <w:fldChar w:fldCharType="begin"/>
      </w:r>
      <w:r w:rsidR="00682298" w:rsidRPr="00C31590">
        <w:rPr>
          <w:rFonts w:ascii="Times New Roman" w:hAnsi="Times New Roman"/>
        </w:rPr>
        <w:instrText xml:space="preserve"> REF _Ref216178022 \h </w:instrText>
      </w:r>
      <w:r w:rsidR="00C31590">
        <w:rPr>
          <w:rFonts w:ascii="Times New Roman" w:hAnsi="Times New Roman"/>
        </w:rPr>
        <w:instrText xml:space="preserve"> \* MERGEFORMAT </w:instrText>
      </w:r>
      <w:r w:rsidR="00682298" w:rsidRPr="00C31590">
        <w:rPr>
          <w:rFonts w:ascii="Times New Roman" w:hAnsi="Times New Roman"/>
        </w:rPr>
      </w:r>
      <w:r w:rsidR="00682298" w:rsidRPr="00C31590">
        <w:rPr>
          <w:rFonts w:ascii="Times New Roman" w:hAnsi="Times New Roman"/>
        </w:rPr>
        <w:fldChar w:fldCharType="separate"/>
      </w:r>
      <w:r w:rsidR="00682298" w:rsidRPr="00C31590">
        <w:rPr>
          <w:rFonts w:ascii="Times New Roman" w:hAnsi="Times New Roman"/>
        </w:rPr>
        <w:t>Rysunek 2</w:t>
      </w:r>
      <w:r w:rsidR="00682298" w:rsidRPr="00C31590">
        <w:rPr>
          <w:rFonts w:ascii="Times New Roman" w:hAnsi="Times New Roman"/>
        </w:rPr>
        <w:fldChar w:fldCharType="end"/>
      </w:r>
      <w:r w:rsidRPr="00C31590">
        <w:rPr>
          <w:rFonts w:ascii="Times New Roman" w:hAnsi="Times New Roman"/>
        </w:rPr>
        <w:t xml:space="preserve">: </w:t>
      </w:r>
    </w:p>
    <w:p w14:paraId="106B2E4C" w14:textId="733930D9" w:rsidR="0A5BCF49" w:rsidRPr="00C31590" w:rsidRDefault="711FB9FF" w:rsidP="00C31590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</w:rPr>
      </w:pPr>
      <w:r w:rsidRPr="00C31590">
        <w:rPr>
          <w:rFonts w:ascii="Times New Roman" w:hAnsi="Times New Roman"/>
          <w:sz w:val="24"/>
          <w:szCs w:val="24"/>
        </w:rPr>
        <w:t>okręgi oznaczają fakty,</w:t>
      </w:r>
    </w:p>
    <w:p w14:paraId="6662C489" w14:textId="0803074E" w:rsidR="711FB9FF" w:rsidRPr="00C31590" w:rsidRDefault="711FB9FF" w:rsidP="00C31590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</w:rPr>
      </w:pPr>
      <w:r w:rsidRPr="00C31590">
        <w:rPr>
          <w:rFonts w:ascii="Times New Roman" w:hAnsi="Times New Roman"/>
          <w:sz w:val="24"/>
          <w:szCs w:val="24"/>
        </w:rPr>
        <w:t>prostokąty oznaczają wymiary,</w:t>
      </w:r>
    </w:p>
    <w:p w14:paraId="20347142" w14:textId="59E672A9" w:rsidR="711FB9FF" w:rsidRPr="00C31590" w:rsidRDefault="711FB9FF" w:rsidP="00C31590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</w:rPr>
      </w:pPr>
      <w:r w:rsidRPr="00C31590">
        <w:rPr>
          <w:rFonts w:ascii="Times New Roman" w:hAnsi="Times New Roman"/>
          <w:sz w:val="24"/>
          <w:szCs w:val="24"/>
        </w:rPr>
        <w:t>linie oznaczają powiązania między encjami</w:t>
      </w:r>
      <w:r w:rsidR="00283DFC">
        <w:rPr>
          <w:rFonts w:ascii="Times New Roman" w:hAnsi="Times New Roman"/>
          <w:sz w:val="24"/>
          <w:szCs w:val="24"/>
        </w:rPr>
        <w:t>.</w:t>
      </w:r>
    </w:p>
    <w:p w14:paraId="3392648B" w14:textId="121B81ED" w:rsidR="58E0C886" w:rsidRDefault="1DF96032" w:rsidP="1D517F9A">
      <w:pPr>
        <w:pStyle w:val="Caption"/>
        <w:keepNext/>
      </w:pPr>
      <w:bookmarkStart w:id="31" w:name="_Ref216175947"/>
      <w:bookmarkStart w:id="32" w:name="_Toc219582025"/>
      <w:r>
        <w:t xml:space="preserve">Tabela </w:t>
      </w:r>
      <w:r w:rsidR="000D6830">
        <w:fldChar w:fldCharType="begin"/>
      </w:r>
      <w:r w:rsidR="000D6830">
        <w:instrText>SEQ Tabela \* ARABIC</w:instrText>
      </w:r>
      <w:r w:rsidR="000D6830">
        <w:fldChar w:fldCharType="separate"/>
      </w:r>
      <w:r w:rsidR="00745E3E">
        <w:rPr>
          <w:noProof/>
        </w:rPr>
        <w:t>3</w:t>
      </w:r>
      <w:r w:rsidR="000D6830">
        <w:fldChar w:fldCharType="end"/>
      </w:r>
      <w:r w:rsidR="00F633BF">
        <w:t>.</w:t>
      </w:r>
      <w:r>
        <w:t xml:space="preserve"> Model punktowy</w:t>
      </w:r>
      <w:bookmarkEnd w:id="31"/>
      <w:bookmarkEnd w:id="32"/>
    </w:p>
    <w:tbl>
      <w:tblPr>
        <w:tblW w:w="878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8" w:type="dxa"/>
          <w:right w:w="70" w:type="dxa"/>
        </w:tblCellMar>
        <w:tblLook w:val="04A0" w:firstRow="1" w:lastRow="0" w:firstColumn="1" w:lastColumn="0" w:noHBand="0" w:noVBand="1"/>
      </w:tblPr>
      <w:tblGrid>
        <w:gridCol w:w="1087"/>
        <w:gridCol w:w="756"/>
        <w:gridCol w:w="838"/>
        <w:gridCol w:w="2989"/>
        <w:gridCol w:w="1155"/>
        <w:gridCol w:w="1113"/>
        <w:gridCol w:w="851"/>
      </w:tblGrid>
      <w:tr w:rsidR="008E0D63" w:rsidRPr="004D41CB" w14:paraId="426B67E7" w14:textId="77777777" w:rsidTr="000A7CA7">
        <w:trPr>
          <w:trHeight w:val="600"/>
          <w:tblHeader/>
        </w:trPr>
        <w:tc>
          <w:tcPr>
            <w:tcW w:w="1087" w:type="dxa"/>
            <w:shd w:val="clear" w:color="auto" w:fill="D9D9D9" w:themeFill="background1" w:themeFillShade="D9"/>
            <w:noWrap/>
            <w:vAlign w:val="center"/>
            <w:hideMark/>
          </w:tcPr>
          <w:p w14:paraId="09EBCAE3" w14:textId="77777777" w:rsidR="00A920EF" w:rsidRPr="00FE333F" w:rsidRDefault="00A920EF" w:rsidP="00856C2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E333F">
              <w:rPr>
                <w:rFonts w:ascii="Arial" w:hAnsi="Arial" w:cs="Arial"/>
                <w:b/>
                <w:bCs/>
                <w:sz w:val="18"/>
                <w:szCs w:val="18"/>
              </w:rPr>
              <w:t>Nazwa obiektu</w:t>
            </w:r>
          </w:p>
        </w:tc>
        <w:tc>
          <w:tcPr>
            <w:tcW w:w="756" w:type="dxa"/>
            <w:shd w:val="clear" w:color="auto" w:fill="D9D9D9" w:themeFill="background1" w:themeFillShade="D9"/>
            <w:noWrap/>
            <w:vAlign w:val="center"/>
            <w:hideMark/>
          </w:tcPr>
          <w:p w14:paraId="35D310CD" w14:textId="77777777" w:rsidR="00A920EF" w:rsidRPr="00FE333F" w:rsidRDefault="00A920EF" w:rsidP="00856C2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E333F">
              <w:rPr>
                <w:rFonts w:ascii="Arial" w:hAnsi="Arial" w:cs="Arial"/>
                <w:b/>
                <w:bCs/>
                <w:sz w:val="18"/>
                <w:szCs w:val="18"/>
              </w:rPr>
              <w:t>Typ</w:t>
            </w:r>
          </w:p>
        </w:tc>
        <w:tc>
          <w:tcPr>
            <w:tcW w:w="838" w:type="dxa"/>
            <w:shd w:val="clear" w:color="auto" w:fill="D9D9D9" w:themeFill="background1" w:themeFillShade="D9"/>
            <w:vAlign w:val="center"/>
            <w:hideMark/>
          </w:tcPr>
          <w:p w14:paraId="7D3853FF" w14:textId="2C2B2AA6" w:rsidR="00A920EF" w:rsidRPr="00FE333F" w:rsidRDefault="00A920EF" w:rsidP="00856C2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E333F">
              <w:rPr>
                <w:rFonts w:ascii="Arial" w:hAnsi="Arial" w:cs="Arial"/>
                <w:b/>
                <w:bCs/>
                <w:sz w:val="18"/>
                <w:szCs w:val="18"/>
              </w:rPr>
              <w:t>Zmienność w czasie</w:t>
            </w:r>
          </w:p>
        </w:tc>
        <w:tc>
          <w:tcPr>
            <w:tcW w:w="2989" w:type="dxa"/>
            <w:shd w:val="clear" w:color="auto" w:fill="D9D9D9" w:themeFill="background1" w:themeFillShade="D9"/>
            <w:noWrap/>
            <w:vAlign w:val="center"/>
            <w:hideMark/>
          </w:tcPr>
          <w:p w14:paraId="74FB616F" w14:textId="77777777" w:rsidR="00A920EF" w:rsidRPr="00FE333F" w:rsidRDefault="00A920EF" w:rsidP="00856C2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E333F">
              <w:rPr>
                <w:rFonts w:ascii="Arial" w:hAnsi="Arial" w:cs="Arial"/>
                <w:b/>
                <w:bCs/>
                <w:sz w:val="18"/>
                <w:szCs w:val="18"/>
              </w:rPr>
              <w:t>Uwagi</w:t>
            </w:r>
          </w:p>
        </w:tc>
        <w:tc>
          <w:tcPr>
            <w:tcW w:w="1155" w:type="dxa"/>
            <w:shd w:val="clear" w:color="auto" w:fill="D9D9D9" w:themeFill="background1" w:themeFillShade="D9"/>
            <w:noWrap/>
            <w:vAlign w:val="center"/>
            <w:hideMark/>
          </w:tcPr>
          <w:p w14:paraId="6AD5CCA4" w14:textId="77777777" w:rsidR="00A920EF" w:rsidRPr="00FE333F" w:rsidRDefault="00A920EF" w:rsidP="00856C2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E333F">
              <w:rPr>
                <w:rFonts w:ascii="Arial" w:hAnsi="Arial" w:cs="Arial"/>
                <w:b/>
                <w:bCs/>
                <w:sz w:val="18"/>
                <w:szCs w:val="18"/>
              </w:rPr>
              <w:t>Typ danych</w:t>
            </w:r>
          </w:p>
        </w:tc>
        <w:tc>
          <w:tcPr>
            <w:tcW w:w="1113" w:type="dxa"/>
            <w:shd w:val="clear" w:color="auto" w:fill="D9D9D9" w:themeFill="background1" w:themeFillShade="D9"/>
            <w:noWrap/>
            <w:vAlign w:val="center"/>
            <w:hideMark/>
          </w:tcPr>
          <w:p w14:paraId="2718B062" w14:textId="77777777" w:rsidR="00A920EF" w:rsidRPr="00FE333F" w:rsidRDefault="00A920EF" w:rsidP="00856C2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E333F">
              <w:rPr>
                <w:rFonts w:ascii="Arial" w:hAnsi="Arial" w:cs="Arial"/>
                <w:b/>
                <w:bCs/>
                <w:sz w:val="18"/>
                <w:szCs w:val="18"/>
              </w:rPr>
              <w:t>Wymagalność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  <w:hideMark/>
          </w:tcPr>
          <w:p w14:paraId="79335C5E" w14:textId="77777777" w:rsidR="00A920EF" w:rsidRPr="00FE333F" w:rsidRDefault="00A920EF" w:rsidP="00856C2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E333F">
              <w:rPr>
                <w:rFonts w:ascii="Arial" w:hAnsi="Arial" w:cs="Arial"/>
                <w:b/>
                <w:bCs/>
                <w:sz w:val="18"/>
                <w:szCs w:val="18"/>
              </w:rPr>
              <w:t>Źródło</w:t>
            </w:r>
          </w:p>
        </w:tc>
      </w:tr>
      <w:tr w:rsidR="008E0D63" w:rsidRPr="004D41CB" w14:paraId="341F4738" w14:textId="77777777" w:rsidTr="000A7CA7">
        <w:trPr>
          <w:trHeight w:val="377"/>
        </w:trPr>
        <w:tc>
          <w:tcPr>
            <w:tcW w:w="1087" w:type="dxa"/>
            <w:noWrap/>
            <w:vAlign w:val="center"/>
          </w:tcPr>
          <w:p w14:paraId="28A0198E" w14:textId="68E0F6D9" w:rsidR="008416B3" w:rsidRDefault="00F14C39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Sprzedaż</w:t>
            </w:r>
          </w:p>
        </w:tc>
        <w:tc>
          <w:tcPr>
            <w:tcW w:w="756" w:type="dxa"/>
            <w:noWrap/>
            <w:vAlign w:val="center"/>
          </w:tcPr>
          <w:p w14:paraId="21012618" w14:textId="3DC74585" w:rsidR="008416B3" w:rsidRPr="00FE333F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 w:rsidRPr="00FE333F">
              <w:rPr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838" w:type="dxa"/>
            <w:vAlign w:val="center"/>
          </w:tcPr>
          <w:p w14:paraId="441F2176" w14:textId="365BD223" w:rsidR="008416B3" w:rsidRDefault="0024092A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989" w:type="dxa"/>
            <w:vAlign w:val="center"/>
          </w:tcPr>
          <w:p w14:paraId="7953954A" w14:textId="45B3C3BD" w:rsidR="008416B3" w:rsidRDefault="00C149AA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Sprzedaż</w:t>
            </w:r>
            <w:r w:rsidR="00B3618E">
              <w:rPr>
                <w:rFonts w:ascii="Arial" w:hAnsi="Arial" w:cs="Arial"/>
                <w:sz w:val="18"/>
                <w:szCs w:val="18"/>
              </w:rPr>
              <w:t xml:space="preserve"> może się zmieniać w czasie</w:t>
            </w:r>
            <w:r w:rsidR="00825552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1B03AB">
              <w:rPr>
                <w:rFonts w:ascii="Arial" w:hAnsi="Arial" w:cs="Arial"/>
                <w:sz w:val="18"/>
                <w:szCs w:val="18"/>
              </w:rPr>
              <w:t xml:space="preserve">możliwość zwrotu </w:t>
            </w:r>
            <w:r w:rsidR="009D316B">
              <w:rPr>
                <w:rFonts w:ascii="Arial" w:hAnsi="Arial" w:cs="Arial"/>
                <w:sz w:val="18"/>
                <w:szCs w:val="18"/>
              </w:rPr>
              <w:t>sprzedanego towaru przez klienta.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16932787" w14:textId="26A557AA" w:rsidR="008416B3" w:rsidRPr="00FE333F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 w:rsidRPr="00FE333F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2660323F" w14:textId="3020DC2A" w:rsidR="008416B3" w:rsidRPr="00FE333F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 w:rsidRPr="00FE333F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3746A4F" w14:textId="77AB1511" w:rsidR="008416B3" w:rsidRDefault="008416B3" w:rsidP="008416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n/d</w:t>
            </w:r>
          </w:p>
        </w:tc>
      </w:tr>
      <w:tr w:rsidR="008E0D63" w:rsidRPr="004D41CB" w14:paraId="36AC6395" w14:textId="77777777" w:rsidTr="000A7CA7">
        <w:trPr>
          <w:trHeight w:val="377"/>
        </w:trPr>
        <w:tc>
          <w:tcPr>
            <w:tcW w:w="1087" w:type="dxa"/>
            <w:noWrap/>
            <w:vAlign w:val="center"/>
          </w:tcPr>
          <w:p w14:paraId="14729D4A" w14:textId="7A63E3EC" w:rsidR="008416B3" w:rsidRDefault="00F14C39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Sklep</w:t>
            </w:r>
          </w:p>
        </w:tc>
        <w:tc>
          <w:tcPr>
            <w:tcW w:w="756" w:type="dxa"/>
            <w:noWrap/>
            <w:vAlign w:val="center"/>
          </w:tcPr>
          <w:p w14:paraId="0C08CF2B" w14:textId="7CC34254" w:rsidR="008416B3" w:rsidRPr="00FE333F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838" w:type="dxa"/>
            <w:vAlign w:val="center"/>
          </w:tcPr>
          <w:p w14:paraId="49004956" w14:textId="551425EA" w:rsidR="008416B3" w:rsidRDefault="00E03188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989" w:type="dxa"/>
            <w:vAlign w:val="center"/>
          </w:tcPr>
          <w:p w14:paraId="2B0A423C" w14:textId="1CEF53A8" w:rsidR="008416B3" w:rsidRDefault="00200624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Sklep może się zamknąć a następnie otworzyć </w:t>
            </w:r>
            <w:r w:rsidR="00E03188">
              <w:rPr>
                <w:rFonts w:ascii="Arial" w:hAnsi="Arial" w:cs="Arial"/>
                <w:sz w:val="18"/>
                <w:szCs w:val="18"/>
              </w:rPr>
              <w:t>ponownie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439BB10B" w14:textId="3704992A" w:rsidR="008416B3" w:rsidRPr="00FE333F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46E3C425" w14:textId="4674BE25" w:rsidR="008416B3" w:rsidRPr="00FE333F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2AE88E6B" w14:textId="07AF5BC6" w:rsidR="008416B3" w:rsidRDefault="008416B3" w:rsidP="008416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30EC7">
              <w:rPr>
                <w:rFonts w:ascii="Arial" w:hAnsi="Arial" w:cs="Arial"/>
                <w:sz w:val="18"/>
                <w:szCs w:val="18"/>
                <w:lang w:val="en-US"/>
              </w:rPr>
              <w:t>n/</w:t>
            </w:r>
            <w:r w:rsidRPr="00430EC7">
              <w:rPr>
                <w:rFonts w:ascii="Arial" w:hAnsi="Arial" w:cs="Arial"/>
                <w:sz w:val="18"/>
                <w:szCs w:val="18"/>
              </w:rPr>
              <w:t>d</w:t>
            </w:r>
          </w:p>
        </w:tc>
      </w:tr>
      <w:tr w:rsidR="008E0D63" w:rsidRPr="004D41CB" w14:paraId="7513F6F2" w14:textId="77777777" w:rsidTr="000A7CA7">
        <w:trPr>
          <w:trHeight w:val="377"/>
        </w:trPr>
        <w:tc>
          <w:tcPr>
            <w:tcW w:w="1087" w:type="dxa"/>
            <w:noWrap/>
            <w:vAlign w:val="center"/>
          </w:tcPr>
          <w:p w14:paraId="31862EF5" w14:textId="13580F19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Miasto</w:t>
            </w:r>
          </w:p>
        </w:tc>
        <w:tc>
          <w:tcPr>
            <w:tcW w:w="756" w:type="dxa"/>
            <w:noWrap/>
            <w:vAlign w:val="center"/>
          </w:tcPr>
          <w:p w14:paraId="03C4298D" w14:textId="3447FE0F" w:rsidR="008416B3" w:rsidRPr="00FE333F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838" w:type="dxa"/>
            <w:vAlign w:val="center"/>
          </w:tcPr>
          <w:p w14:paraId="177AB0B6" w14:textId="1DC02486" w:rsidR="008416B3" w:rsidRDefault="005F772B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</w:t>
            </w:r>
            <w:r w:rsidR="00C44F05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2989" w:type="dxa"/>
            <w:vAlign w:val="center"/>
          </w:tcPr>
          <w:p w14:paraId="58D9E938" w14:textId="35F64C83" w:rsidR="008416B3" w:rsidRDefault="00C149AA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Miasto</w:t>
            </w:r>
            <w:r w:rsidR="001919E7">
              <w:rPr>
                <w:rFonts w:ascii="Arial" w:hAnsi="Arial" w:cs="Arial"/>
                <w:sz w:val="18"/>
                <w:szCs w:val="18"/>
              </w:rPr>
              <w:t xml:space="preserve"> jako jednostka </w:t>
            </w:r>
            <w:r>
              <w:rPr>
                <w:rFonts w:ascii="Arial" w:hAnsi="Arial" w:cs="Arial"/>
                <w:sz w:val="18"/>
                <w:szCs w:val="18"/>
              </w:rPr>
              <w:t>administracyjna nie zmienia się</w:t>
            </w:r>
            <w:r w:rsidR="00725424">
              <w:rPr>
                <w:rFonts w:ascii="Arial" w:hAnsi="Arial" w:cs="Arial"/>
                <w:sz w:val="18"/>
                <w:szCs w:val="18"/>
              </w:rPr>
              <w:t>, nie przestanie istnieć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3AD4DE8A" w14:textId="48EA6655" w:rsidR="008416B3" w:rsidRPr="00FE333F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36A1BC4" w14:textId="63649F65" w:rsidR="008416B3" w:rsidRPr="00FE333F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68B7FA8E" w14:textId="0633C0DD" w:rsidR="008416B3" w:rsidRDefault="00430EC7" w:rsidP="008416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n/d</w:t>
            </w:r>
          </w:p>
        </w:tc>
      </w:tr>
      <w:tr w:rsidR="008E0D63" w:rsidRPr="004D41CB" w14:paraId="371F0ED1" w14:textId="77777777" w:rsidTr="000A7CA7">
        <w:trPr>
          <w:trHeight w:val="377"/>
        </w:trPr>
        <w:tc>
          <w:tcPr>
            <w:tcW w:w="1087" w:type="dxa"/>
            <w:noWrap/>
            <w:vAlign w:val="center"/>
          </w:tcPr>
          <w:p w14:paraId="67043856" w14:textId="11A69CC6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Region</w:t>
            </w:r>
          </w:p>
        </w:tc>
        <w:tc>
          <w:tcPr>
            <w:tcW w:w="756" w:type="dxa"/>
            <w:noWrap/>
            <w:vAlign w:val="center"/>
          </w:tcPr>
          <w:p w14:paraId="27F232FB" w14:textId="3FD9026A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838" w:type="dxa"/>
            <w:vAlign w:val="center"/>
          </w:tcPr>
          <w:p w14:paraId="119A84B4" w14:textId="79AEA91E" w:rsidR="008416B3" w:rsidRDefault="00C44F05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6FE1A5BC" w14:textId="6FD63526" w:rsidR="008416B3" w:rsidRDefault="00C149AA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Region jako jednostka administracyjna nie zmienia się</w:t>
            </w:r>
            <w:r w:rsidR="0015561F">
              <w:rPr>
                <w:rFonts w:ascii="Arial" w:hAnsi="Arial" w:cs="Arial"/>
                <w:sz w:val="18"/>
                <w:szCs w:val="18"/>
              </w:rPr>
              <w:t>, nie przestanie istnieć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3EA00DEA" w14:textId="033E75FA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D42A426" w14:textId="0E40A6A7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20A00CFD" w14:textId="00EE60DE" w:rsidR="008416B3" w:rsidRDefault="00430EC7" w:rsidP="008416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n/d</w:t>
            </w:r>
          </w:p>
        </w:tc>
      </w:tr>
      <w:tr w:rsidR="008E0D63" w:rsidRPr="004D41CB" w14:paraId="2F0796A6" w14:textId="77777777" w:rsidTr="000A7CA7">
        <w:trPr>
          <w:trHeight w:val="377"/>
        </w:trPr>
        <w:tc>
          <w:tcPr>
            <w:tcW w:w="1087" w:type="dxa"/>
            <w:noWrap/>
            <w:vAlign w:val="center"/>
          </w:tcPr>
          <w:p w14:paraId="0B929AEA" w14:textId="28496B84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Dzień</w:t>
            </w:r>
          </w:p>
        </w:tc>
        <w:tc>
          <w:tcPr>
            <w:tcW w:w="756" w:type="dxa"/>
            <w:noWrap/>
            <w:vAlign w:val="center"/>
          </w:tcPr>
          <w:p w14:paraId="124DC446" w14:textId="1EBDC082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838" w:type="dxa"/>
            <w:vAlign w:val="center"/>
          </w:tcPr>
          <w:p w14:paraId="4C6F6CEC" w14:textId="54A30467" w:rsidR="008416B3" w:rsidRDefault="007876CE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69B27C1D" w14:textId="10C078DD" w:rsidR="008416B3" w:rsidRDefault="5CFFF063" w:rsidP="008416B3">
            <w:pPr>
              <w:rPr>
                <w:rFonts w:ascii="Arial" w:hAnsi="Arial" w:cs="Arial"/>
                <w:sz w:val="18"/>
                <w:szCs w:val="18"/>
              </w:rPr>
            </w:pPr>
            <w:r w:rsidRPr="6A0F98AC">
              <w:rPr>
                <w:rFonts w:ascii="Arial" w:hAnsi="Arial" w:cs="Arial"/>
                <w:sz w:val="18"/>
                <w:szCs w:val="18"/>
              </w:rPr>
              <w:t>Przyjmujemy jeden kalendarz.</w:t>
            </w:r>
            <w:r w:rsidR="00F47FA4">
              <w:rPr>
                <w:rFonts w:ascii="Arial" w:hAnsi="Arial" w:cs="Arial"/>
                <w:sz w:val="18"/>
                <w:szCs w:val="18"/>
              </w:rPr>
              <w:t xml:space="preserve"> Generowane przy użyciu generatora czasu</w:t>
            </w:r>
            <w:r w:rsidR="00CB1D09">
              <w:rPr>
                <w:rFonts w:ascii="Arial" w:hAnsi="Arial" w:cs="Arial"/>
                <w:sz w:val="18"/>
                <w:szCs w:val="18"/>
              </w:rPr>
              <w:t xml:space="preserve"> nie ulega </w:t>
            </w:r>
            <w:r w:rsidR="007B216A">
              <w:rPr>
                <w:rFonts w:ascii="Arial" w:hAnsi="Arial" w:cs="Arial"/>
                <w:sz w:val="18"/>
                <w:szCs w:val="18"/>
              </w:rPr>
              <w:t>zmianie,</w:t>
            </w:r>
            <w:r w:rsidR="00CB1D09">
              <w:rPr>
                <w:rFonts w:ascii="Arial" w:hAnsi="Arial" w:cs="Arial"/>
                <w:sz w:val="18"/>
                <w:szCs w:val="18"/>
              </w:rPr>
              <w:t xml:space="preserve"> gdy będzie już w bazie</w:t>
            </w:r>
            <w:r w:rsidR="00F47FA4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7F505154" w14:textId="2510C3CD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474CF9D4" w14:textId="0F345742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6F190CA9" w14:textId="1B0AB9BC" w:rsidR="008416B3" w:rsidRDefault="00430EC7" w:rsidP="008416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n/d</w:t>
            </w:r>
          </w:p>
        </w:tc>
      </w:tr>
      <w:tr w:rsidR="008E0D63" w:rsidRPr="004D41CB" w14:paraId="38233BF0" w14:textId="77777777" w:rsidTr="000A7CA7">
        <w:trPr>
          <w:trHeight w:val="377"/>
        </w:trPr>
        <w:tc>
          <w:tcPr>
            <w:tcW w:w="1087" w:type="dxa"/>
            <w:noWrap/>
            <w:vAlign w:val="center"/>
          </w:tcPr>
          <w:p w14:paraId="4888B14C" w14:textId="47C1593B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Miesiąc</w:t>
            </w:r>
          </w:p>
        </w:tc>
        <w:tc>
          <w:tcPr>
            <w:tcW w:w="756" w:type="dxa"/>
            <w:noWrap/>
            <w:vAlign w:val="center"/>
          </w:tcPr>
          <w:p w14:paraId="3F067ADD" w14:textId="5FDE13AA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838" w:type="dxa"/>
            <w:vAlign w:val="center"/>
          </w:tcPr>
          <w:p w14:paraId="76A44A59" w14:textId="1E1319A6" w:rsidR="008416B3" w:rsidRDefault="007876CE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17C51EE9" w14:textId="14B145FA" w:rsidR="008416B3" w:rsidRDefault="00B3618E" w:rsidP="008416B3">
            <w:pPr>
              <w:rPr>
                <w:rFonts w:ascii="Arial" w:hAnsi="Arial" w:cs="Arial"/>
                <w:sz w:val="18"/>
                <w:szCs w:val="18"/>
              </w:rPr>
            </w:pPr>
            <w:r w:rsidRPr="6A0F98AC">
              <w:rPr>
                <w:rFonts w:ascii="Arial" w:hAnsi="Arial" w:cs="Arial"/>
                <w:sz w:val="18"/>
                <w:szCs w:val="18"/>
              </w:rPr>
              <w:t>Przyjmujemy jeden kalendarz.</w:t>
            </w:r>
            <w:r w:rsidR="0009371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47FA4">
              <w:rPr>
                <w:rFonts w:ascii="Arial" w:hAnsi="Arial" w:cs="Arial"/>
                <w:sz w:val="18"/>
                <w:szCs w:val="18"/>
              </w:rPr>
              <w:t>Generowane przy użyciu generatora czasu</w:t>
            </w:r>
            <w:r w:rsidR="00EB06E1">
              <w:rPr>
                <w:rFonts w:ascii="Arial" w:hAnsi="Arial" w:cs="Arial"/>
                <w:sz w:val="18"/>
                <w:szCs w:val="18"/>
              </w:rPr>
              <w:t xml:space="preserve"> nie ulega </w:t>
            </w:r>
            <w:r w:rsidR="007B216A">
              <w:rPr>
                <w:rFonts w:ascii="Arial" w:hAnsi="Arial" w:cs="Arial"/>
                <w:sz w:val="18"/>
                <w:szCs w:val="18"/>
              </w:rPr>
              <w:t>zmianie,</w:t>
            </w:r>
            <w:r w:rsidR="00EB06E1">
              <w:rPr>
                <w:rFonts w:ascii="Arial" w:hAnsi="Arial" w:cs="Arial"/>
                <w:sz w:val="18"/>
                <w:szCs w:val="18"/>
              </w:rPr>
              <w:t xml:space="preserve"> gdy będzie już w bazie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003F9DC0" w14:textId="7C7FC9B4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23937EB5" w14:textId="4D6A05DC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6C70A2D2" w14:textId="388EAAE0" w:rsidR="008416B3" w:rsidRDefault="00430EC7" w:rsidP="008416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n/d</w:t>
            </w:r>
          </w:p>
        </w:tc>
      </w:tr>
      <w:tr w:rsidR="008E0D63" w:rsidRPr="004D41CB" w14:paraId="449E6440" w14:textId="77777777" w:rsidTr="000A7CA7">
        <w:trPr>
          <w:trHeight w:val="377"/>
        </w:trPr>
        <w:tc>
          <w:tcPr>
            <w:tcW w:w="1087" w:type="dxa"/>
            <w:noWrap/>
            <w:vAlign w:val="center"/>
          </w:tcPr>
          <w:p w14:paraId="3A5A9C0B" w14:textId="3993A826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Kwartał</w:t>
            </w:r>
          </w:p>
        </w:tc>
        <w:tc>
          <w:tcPr>
            <w:tcW w:w="756" w:type="dxa"/>
            <w:noWrap/>
            <w:vAlign w:val="center"/>
          </w:tcPr>
          <w:p w14:paraId="41212611" w14:textId="70A68973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838" w:type="dxa"/>
            <w:vAlign w:val="center"/>
          </w:tcPr>
          <w:p w14:paraId="2FBE2C60" w14:textId="6D25CB0D" w:rsidR="008416B3" w:rsidRDefault="007876CE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2DB91C51" w14:textId="60E3DF88" w:rsidR="008416B3" w:rsidRDefault="00B3618E" w:rsidP="008416B3">
            <w:pPr>
              <w:rPr>
                <w:rFonts w:ascii="Arial" w:hAnsi="Arial" w:cs="Arial"/>
                <w:sz w:val="18"/>
                <w:szCs w:val="18"/>
              </w:rPr>
            </w:pPr>
            <w:r w:rsidRPr="6A0F98AC">
              <w:rPr>
                <w:rFonts w:ascii="Arial" w:hAnsi="Arial" w:cs="Arial"/>
                <w:sz w:val="18"/>
                <w:szCs w:val="18"/>
              </w:rPr>
              <w:t>Przyjmujemy jeden kalendarz.</w:t>
            </w:r>
            <w:r w:rsidR="0009371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47FA4">
              <w:rPr>
                <w:rFonts w:ascii="Arial" w:hAnsi="Arial" w:cs="Arial"/>
                <w:sz w:val="18"/>
                <w:szCs w:val="18"/>
              </w:rPr>
              <w:t>Generowane przy użyciu generatora czasu</w:t>
            </w:r>
            <w:r w:rsidR="00EB06E1">
              <w:rPr>
                <w:rFonts w:ascii="Arial" w:hAnsi="Arial" w:cs="Arial"/>
                <w:sz w:val="18"/>
                <w:szCs w:val="18"/>
              </w:rPr>
              <w:t xml:space="preserve"> nie ulega </w:t>
            </w:r>
            <w:r w:rsidR="007B216A">
              <w:rPr>
                <w:rFonts w:ascii="Arial" w:hAnsi="Arial" w:cs="Arial"/>
                <w:sz w:val="18"/>
                <w:szCs w:val="18"/>
              </w:rPr>
              <w:t>zmianie,</w:t>
            </w:r>
            <w:r w:rsidR="00EB06E1">
              <w:rPr>
                <w:rFonts w:ascii="Arial" w:hAnsi="Arial" w:cs="Arial"/>
                <w:sz w:val="18"/>
                <w:szCs w:val="18"/>
              </w:rPr>
              <w:t xml:space="preserve"> gdy będzie już w bazie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3180272B" w14:textId="593B6A3F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C6B6B00" w14:textId="5767D138" w:rsidR="008416B3" w:rsidRDefault="008416B3" w:rsidP="008416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FF49253" w14:textId="5A1537F6" w:rsidR="008416B3" w:rsidRDefault="00430EC7" w:rsidP="008416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n/d</w:t>
            </w:r>
          </w:p>
        </w:tc>
      </w:tr>
      <w:tr w:rsidR="008E0D63" w:rsidRPr="004D41CB" w14:paraId="3C00BD4C" w14:textId="77777777" w:rsidTr="000A7CA7">
        <w:trPr>
          <w:trHeight w:val="377"/>
        </w:trPr>
        <w:tc>
          <w:tcPr>
            <w:tcW w:w="1087" w:type="dxa"/>
            <w:noWrap/>
            <w:vAlign w:val="center"/>
          </w:tcPr>
          <w:p w14:paraId="15F81553" w14:textId="493D3550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Rok </w:t>
            </w:r>
          </w:p>
        </w:tc>
        <w:tc>
          <w:tcPr>
            <w:tcW w:w="756" w:type="dxa"/>
            <w:noWrap/>
            <w:vAlign w:val="center"/>
          </w:tcPr>
          <w:p w14:paraId="6956BD82" w14:textId="4C331760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838" w:type="dxa"/>
            <w:vAlign w:val="center"/>
          </w:tcPr>
          <w:p w14:paraId="3FB11272" w14:textId="60332A1A" w:rsidR="00275B25" w:rsidRDefault="007876CE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071D80AD" w14:textId="21033FBF" w:rsidR="00275B25" w:rsidRDefault="00D474FD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6A0F98AC">
              <w:rPr>
                <w:rFonts w:ascii="Arial" w:hAnsi="Arial" w:cs="Arial"/>
                <w:sz w:val="18"/>
                <w:szCs w:val="18"/>
              </w:rPr>
              <w:t>Przyjmujemy jeden kalendarz.</w:t>
            </w:r>
            <w:r w:rsidR="0009371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47FA4">
              <w:rPr>
                <w:rFonts w:ascii="Arial" w:hAnsi="Arial" w:cs="Arial"/>
                <w:sz w:val="18"/>
                <w:szCs w:val="18"/>
              </w:rPr>
              <w:t>Generowane przy użyciu generatora czasu</w:t>
            </w:r>
            <w:r w:rsidR="00EB06E1">
              <w:rPr>
                <w:rFonts w:ascii="Arial" w:hAnsi="Arial" w:cs="Arial"/>
                <w:sz w:val="18"/>
                <w:szCs w:val="18"/>
              </w:rPr>
              <w:t xml:space="preserve"> nie ulega </w:t>
            </w:r>
            <w:r w:rsidR="007B216A">
              <w:rPr>
                <w:rFonts w:ascii="Arial" w:hAnsi="Arial" w:cs="Arial"/>
                <w:sz w:val="18"/>
                <w:szCs w:val="18"/>
              </w:rPr>
              <w:t>zmianie,</w:t>
            </w:r>
            <w:r w:rsidR="00EB06E1">
              <w:rPr>
                <w:rFonts w:ascii="Arial" w:hAnsi="Arial" w:cs="Arial"/>
                <w:sz w:val="18"/>
                <w:szCs w:val="18"/>
              </w:rPr>
              <w:t xml:space="preserve"> gdy będzie już w bazie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11DE177C" w14:textId="2E27F9B2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037B116" w14:textId="4EA2DFB4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439165F2" w14:textId="596CE584" w:rsidR="00275B25" w:rsidRDefault="00275B25" w:rsidP="00275B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8E0D63" w:rsidRPr="004D41CB" w14:paraId="4BD75209" w14:textId="77777777" w:rsidTr="000A7CA7">
        <w:trPr>
          <w:trHeight w:val="377"/>
        </w:trPr>
        <w:tc>
          <w:tcPr>
            <w:tcW w:w="1087" w:type="dxa"/>
            <w:noWrap/>
            <w:vAlign w:val="center"/>
          </w:tcPr>
          <w:p w14:paraId="0ACB716F" w14:textId="6436B9A2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Produkt</w:t>
            </w:r>
          </w:p>
        </w:tc>
        <w:tc>
          <w:tcPr>
            <w:tcW w:w="756" w:type="dxa"/>
            <w:noWrap/>
            <w:vAlign w:val="center"/>
          </w:tcPr>
          <w:p w14:paraId="39CB6C64" w14:textId="6B4B4A31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838" w:type="dxa"/>
            <w:vAlign w:val="center"/>
          </w:tcPr>
          <w:p w14:paraId="4C0A1397" w14:textId="1C28E82A" w:rsidR="00275B25" w:rsidRDefault="00EB06E1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989" w:type="dxa"/>
            <w:vAlign w:val="center"/>
          </w:tcPr>
          <w:p w14:paraId="399E6AD6" w14:textId="2B4A589D" w:rsidR="00275B25" w:rsidRDefault="00D474FD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Produkt może być produkowany następnie produkcja może być wstrzymana itd.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0D756B90" w14:textId="2A100600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6CAC224A" w14:textId="43C2E55F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22AC6CD1" w14:textId="26E65045" w:rsidR="00275B25" w:rsidRDefault="00275B25" w:rsidP="00275B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8E0D63" w:rsidRPr="004D41CB" w14:paraId="2EC5D92D" w14:textId="77777777" w:rsidTr="000A7CA7">
        <w:trPr>
          <w:trHeight w:val="377"/>
        </w:trPr>
        <w:tc>
          <w:tcPr>
            <w:tcW w:w="1087" w:type="dxa"/>
            <w:noWrap/>
            <w:vAlign w:val="center"/>
          </w:tcPr>
          <w:p w14:paraId="6CCBAB96" w14:textId="7006DD91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Podkategoria</w:t>
            </w:r>
          </w:p>
        </w:tc>
        <w:tc>
          <w:tcPr>
            <w:tcW w:w="756" w:type="dxa"/>
            <w:noWrap/>
            <w:vAlign w:val="center"/>
          </w:tcPr>
          <w:p w14:paraId="5C82913A" w14:textId="526EF15F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838" w:type="dxa"/>
            <w:vAlign w:val="center"/>
          </w:tcPr>
          <w:p w14:paraId="180A41F4" w14:textId="62329BD1" w:rsidR="00275B25" w:rsidRDefault="007B216A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2989" w:type="dxa"/>
            <w:vAlign w:val="center"/>
          </w:tcPr>
          <w:p w14:paraId="5C90E5FC" w14:textId="1265A7D2" w:rsidR="00275B25" w:rsidRDefault="00867BFA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Zmienia</w:t>
            </w:r>
            <w:r w:rsidR="003C0650">
              <w:rPr>
                <w:rFonts w:ascii="Arial" w:hAnsi="Arial" w:cs="Arial"/>
                <w:sz w:val="18"/>
                <w:szCs w:val="18"/>
              </w:rPr>
              <w:t xml:space="preserve"> się w czasie</w:t>
            </w:r>
            <w:r w:rsidR="007B216A">
              <w:rPr>
                <w:rFonts w:ascii="Arial" w:hAnsi="Arial" w:cs="Arial"/>
                <w:sz w:val="18"/>
                <w:szCs w:val="18"/>
              </w:rPr>
              <w:t>, nie ma potrzeby śledzenia historii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3DD3E52A" w14:textId="3D31B4E9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050B5653" w14:textId="36F63440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EFB6E5E" w14:textId="1E3F3A6B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07FF0514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8E0D63" w:rsidRPr="004D41CB" w14:paraId="7AFC22C7" w14:textId="77777777" w:rsidTr="000A7CA7">
        <w:trPr>
          <w:trHeight w:val="377"/>
        </w:trPr>
        <w:tc>
          <w:tcPr>
            <w:tcW w:w="1087" w:type="dxa"/>
            <w:noWrap/>
            <w:vAlign w:val="center"/>
          </w:tcPr>
          <w:p w14:paraId="7F23EA78" w14:textId="1BA2B08F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Kategoria</w:t>
            </w:r>
          </w:p>
        </w:tc>
        <w:tc>
          <w:tcPr>
            <w:tcW w:w="756" w:type="dxa"/>
            <w:noWrap/>
            <w:vAlign w:val="center"/>
          </w:tcPr>
          <w:p w14:paraId="1FE6F09C" w14:textId="4B5C2F3F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838" w:type="dxa"/>
            <w:vAlign w:val="center"/>
          </w:tcPr>
          <w:p w14:paraId="79A9639D" w14:textId="57652D3E" w:rsidR="00275B25" w:rsidRDefault="007B216A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2989" w:type="dxa"/>
            <w:vAlign w:val="center"/>
          </w:tcPr>
          <w:p w14:paraId="725F8128" w14:textId="038EA53C" w:rsidR="00275B25" w:rsidRDefault="00867BFA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Zmienia </w:t>
            </w:r>
            <w:r w:rsidR="007B216A">
              <w:rPr>
                <w:rFonts w:ascii="Arial" w:hAnsi="Arial" w:cs="Arial"/>
                <w:sz w:val="18"/>
                <w:szCs w:val="18"/>
              </w:rPr>
              <w:t>się w czasie, nie ma potrzeby śledzenia historii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54EAD6CA" w14:textId="56126B6E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503ED594" w14:textId="1BB0388D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5947293" w14:textId="527627AD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07FF0514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8E0D63" w:rsidRPr="004D41CB" w14:paraId="1840203A" w14:textId="77777777" w:rsidTr="000A7CA7">
        <w:trPr>
          <w:trHeight w:val="377"/>
        </w:trPr>
        <w:tc>
          <w:tcPr>
            <w:tcW w:w="1087" w:type="dxa"/>
            <w:noWrap/>
            <w:vAlign w:val="center"/>
          </w:tcPr>
          <w:p w14:paraId="5DDA3703" w14:textId="6A50590A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Promocja</w:t>
            </w:r>
          </w:p>
        </w:tc>
        <w:tc>
          <w:tcPr>
            <w:tcW w:w="756" w:type="dxa"/>
            <w:noWrap/>
            <w:vAlign w:val="center"/>
          </w:tcPr>
          <w:p w14:paraId="177D600F" w14:textId="2774D2BD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838" w:type="dxa"/>
            <w:vAlign w:val="center"/>
          </w:tcPr>
          <w:p w14:paraId="3FDADD7D" w14:textId="59969E3C" w:rsidR="00275B25" w:rsidRDefault="00867BFA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989" w:type="dxa"/>
            <w:vAlign w:val="center"/>
          </w:tcPr>
          <w:p w14:paraId="4A6FED89" w14:textId="0EF2575E" w:rsidR="00275B25" w:rsidRDefault="00BB72AC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Promocja może być aktywna a następnie nieaktywna itd.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42F8748A" w14:textId="79C5CE19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509BAED2" w14:textId="34809D14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7F8E7C36" w14:textId="4516D5D1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07FF0514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8E0D63" w:rsidRPr="004D41CB" w14:paraId="47599A59" w14:textId="77777777" w:rsidTr="000A7CA7">
        <w:trPr>
          <w:trHeight w:val="377"/>
        </w:trPr>
        <w:tc>
          <w:tcPr>
            <w:tcW w:w="1087" w:type="dxa"/>
            <w:noWrap/>
            <w:vAlign w:val="center"/>
          </w:tcPr>
          <w:p w14:paraId="5044B2F3" w14:textId="6FDAC436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Koszty</w:t>
            </w:r>
          </w:p>
        </w:tc>
        <w:tc>
          <w:tcPr>
            <w:tcW w:w="756" w:type="dxa"/>
            <w:noWrap/>
            <w:vAlign w:val="center"/>
          </w:tcPr>
          <w:p w14:paraId="7691E6EC" w14:textId="5FB8DBE2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838" w:type="dxa"/>
            <w:vAlign w:val="center"/>
          </w:tcPr>
          <w:p w14:paraId="5654D2FC" w14:textId="3751875B" w:rsidR="00275B25" w:rsidRDefault="00CC6DF2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989" w:type="dxa"/>
            <w:vAlign w:val="center"/>
          </w:tcPr>
          <w:p w14:paraId="0F2EF2EE" w14:textId="5B2A3D9D" w:rsidR="00275B25" w:rsidRDefault="0033278D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Koszty Produkcji mogą być zmienne w czasie</w:t>
            </w:r>
            <w:r w:rsidR="00CC6DF2">
              <w:rPr>
                <w:rFonts w:ascii="Arial" w:hAnsi="Arial" w:cs="Arial"/>
                <w:sz w:val="18"/>
                <w:szCs w:val="18"/>
              </w:rPr>
              <w:t xml:space="preserve"> przechowujemy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172A3EB9" w14:textId="2257444C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4AB503C4" w14:textId="08E3E337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D5E57C3" w14:textId="29907306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07FF0514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BF19BC" w:rsidRPr="00FE333F" w14:paraId="47DC90B9" w14:textId="77777777" w:rsidTr="000A7CA7">
        <w:trPr>
          <w:trHeight w:val="300"/>
        </w:trPr>
        <w:tc>
          <w:tcPr>
            <w:tcW w:w="1087" w:type="dxa"/>
            <w:noWrap/>
            <w:vAlign w:val="center"/>
          </w:tcPr>
          <w:p w14:paraId="0E2A0B47" w14:textId="706E8807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Sprzedaż -&gt; Produkt</w:t>
            </w:r>
          </w:p>
        </w:tc>
        <w:tc>
          <w:tcPr>
            <w:tcW w:w="756" w:type="dxa"/>
            <w:noWrap/>
            <w:vAlign w:val="center"/>
          </w:tcPr>
          <w:p w14:paraId="7DFF5BF6" w14:textId="20EB31A2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838" w:type="dxa"/>
            <w:vAlign w:val="center"/>
          </w:tcPr>
          <w:p w14:paraId="4877DCE9" w14:textId="196F4020" w:rsidR="00275B25" w:rsidRDefault="004A6ACE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Stała </w:t>
            </w:r>
            <w:r w:rsidR="007A559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989" w:type="dxa"/>
            <w:vAlign w:val="center"/>
          </w:tcPr>
          <w:p w14:paraId="3962A9BE" w14:textId="18E800CC" w:rsidR="00275B25" w:rsidRDefault="000856F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</w:t>
            </w:r>
            <w:r w:rsidR="001B6EAC">
              <w:rPr>
                <w:rFonts w:ascii="Arial" w:hAnsi="Arial" w:cs="Arial"/>
                <w:sz w:val="18"/>
                <w:szCs w:val="18"/>
              </w:rPr>
              <w:t xml:space="preserve">ydarzyła się sprzedaż </w:t>
            </w:r>
            <w:r w:rsidR="009F1E72">
              <w:rPr>
                <w:rFonts w:ascii="Arial" w:hAnsi="Arial" w:cs="Arial"/>
                <w:sz w:val="18"/>
                <w:szCs w:val="18"/>
              </w:rPr>
              <w:t xml:space="preserve">nie można zmienić już </w:t>
            </w:r>
            <w:r w:rsidR="00113542">
              <w:rPr>
                <w:rFonts w:ascii="Arial" w:hAnsi="Arial" w:cs="Arial"/>
                <w:sz w:val="18"/>
                <w:szCs w:val="18"/>
              </w:rPr>
              <w:t>produktów,</w:t>
            </w:r>
            <w:r w:rsidR="009F1E72">
              <w:rPr>
                <w:rFonts w:ascii="Arial" w:hAnsi="Arial" w:cs="Arial"/>
                <w:sz w:val="18"/>
                <w:szCs w:val="18"/>
              </w:rPr>
              <w:t xml:space="preserve"> dla których się wydarzyła 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1916A25C" w14:textId="3FB2C7CD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45F7014" w14:textId="59F4B845" w:rsidR="00275B25" w:rsidRPr="00FE333F" w:rsidRDefault="00B15044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2C5B5BC6" w14:textId="05374541" w:rsidR="00275B25" w:rsidRPr="00430EC7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00430EC7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8E0D63" w:rsidRPr="004D41CB" w14:paraId="49B5FE2B" w14:textId="77777777" w:rsidTr="000A7CA7">
        <w:trPr>
          <w:trHeight w:val="300"/>
        </w:trPr>
        <w:tc>
          <w:tcPr>
            <w:tcW w:w="1087" w:type="dxa"/>
            <w:noWrap/>
            <w:vAlign w:val="center"/>
          </w:tcPr>
          <w:p w14:paraId="0FC10F1D" w14:textId="71A0D2CC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Sprzedaż -&gt; Dzień</w:t>
            </w:r>
          </w:p>
        </w:tc>
        <w:tc>
          <w:tcPr>
            <w:tcW w:w="756" w:type="dxa"/>
            <w:noWrap/>
            <w:vAlign w:val="center"/>
          </w:tcPr>
          <w:p w14:paraId="7C6D8287" w14:textId="41C3E24E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838" w:type="dxa"/>
            <w:vAlign w:val="center"/>
          </w:tcPr>
          <w:p w14:paraId="103581B0" w14:textId="12CDB077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6FBCEE2A" w14:textId="1D8D09CA" w:rsidR="00275B25" w:rsidRDefault="00113542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Data,</w:t>
            </w:r>
            <w:r w:rsidR="007A5593">
              <w:rPr>
                <w:rFonts w:ascii="Arial" w:hAnsi="Arial" w:cs="Arial"/>
                <w:sz w:val="18"/>
                <w:szCs w:val="18"/>
              </w:rPr>
              <w:t xml:space="preserve"> w której</w:t>
            </w:r>
            <w:r w:rsidR="002D00D2">
              <w:rPr>
                <w:rFonts w:ascii="Arial" w:hAnsi="Arial" w:cs="Arial"/>
                <w:sz w:val="18"/>
                <w:szCs w:val="18"/>
              </w:rPr>
              <w:t xml:space="preserve"> wystąpiła sprzedaż jest niezmienna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3E09A80F" w14:textId="6F2E8346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3812962" w14:textId="751A9692" w:rsidR="00275B25" w:rsidRDefault="00B15044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D1D5796" w14:textId="4A724AE6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8E0D63" w:rsidRPr="004D41CB" w14:paraId="69B551D8" w14:textId="77777777" w:rsidTr="000A7CA7">
        <w:trPr>
          <w:trHeight w:val="300"/>
        </w:trPr>
        <w:tc>
          <w:tcPr>
            <w:tcW w:w="1087" w:type="dxa"/>
            <w:noWrap/>
            <w:vAlign w:val="center"/>
          </w:tcPr>
          <w:p w14:paraId="11BF1913" w14:textId="77777777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Sprzedaż -&gt; </w:t>
            </w:r>
          </w:p>
          <w:p w14:paraId="3A4FFD7E" w14:textId="6B31B502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Promocja</w:t>
            </w:r>
          </w:p>
        </w:tc>
        <w:tc>
          <w:tcPr>
            <w:tcW w:w="756" w:type="dxa"/>
            <w:noWrap/>
            <w:vAlign w:val="center"/>
          </w:tcPr>
          <w:p w14:paraId="29BC90E6" w14:textId="6CF9F606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838" w:type="dxa"/>
            <w:vAlign w:val="center"/>
          </w:tcPr>
          <w:p w14:paraId="420F92B5" w14:textId="4C603E63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6A7C0AB5" w14:textId="3C34AD26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Powiązanie promocji z danym zamówieniem</w:t>
            </w:r>
            <w:r w:rsidR="000A1024">
              <w:rPr>
                <w:rFonts w:ascii="Arial" w:hAnsi="Arial" w:cs="Arial"/>
                <w:sz w:val="18"/>
                <w:szCs w:val="18"/>
              </w:rPr>
              <w:t xml:space="preserve"> j</w:t>
            </w:r>
            <w:r w:rsidR="002D00D2">
              <w:rPr>
                <w:rFonts w:ascii="Arial" w:hAnsi="Arial" w:cs="Arial"/>
                <w:sz w:val="18"/>
                <w:szCs w:val="18"/>
              </w:rPr>
              <w:t>est niezmienne w czasie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33B3C39B" w14:textId="59066070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263E2D5" w14:textId="21F9315C" w:rsidR="00275B25" w:rsidRDefault="00B15044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D01D0D6" w14:textId="14B89364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00430EC7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8E0D63" w:rsidRPr="004D41CB" w14:paraId="55BAE7AB" w14:textId="77777777" w:rsidTr="000A7CA7">
        <w:trPr>
          <w:trHeight w:val="300"/>
        </w:trPr>
        <w:tc>
          <w:tcPr>
            <w:tcW w:w="1087" w:type="dxa"/>
            <w:noWrap/>
            <w:vAlign w:val="center"/>
          </w:tcPr>
          <w:p w14:paraId="3978883C" w14:textId="22DA3153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Sprzedaż -&gt; Sklep</w:t>
            </w:r>
          </w:p>
        </w:tc>
        <w:tc>
          <w:tcPr>
            <w:tcW w:w="756" w:type="dxa"/>
            <w:noWrap/>
            <w:vAlign w:val="center"/>
          </w:tcPr>
          <w:p w14:paraId="600F3BF6" w14:textId="27A2FC65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00FE333F">
              <w:rPr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838" w:type="dxa"/>
            <w:vAlign w:val="center"/>
          </w:tcPr>
          <w:p w14:paraId="437C4839" w14:textId="1FCA3306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11EB9637" w14:textId="59D4F199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Powiązanie z sklepem</w:t>
            </w:r>
            <w:r w:rsidR="23BE2570" w:rsidRPr="296FBDE2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w którym dokonała się sprzedaż</w:t>
            </w:r>
            <w:r w:rsidR="003242EA">
              <w:rPr>
                <w:rFonts w:ascii="Arial" w:hAnsi="Arial" w:cs="Arial"/>
                <w:sz w:val="18"/>
                <w:szCs w:val="18"/>
              </w:rPr>
              <w:t xml:space="preserve"> j</w:t>
            </w:r>
            <w:r w:rsidR="001804D1">
              <w:rPr>
                <w:rFonts w:ascii="Arial" w:hAnsi="Arial" w:cs="Arial"/>
                <w:sz w:val="18"/>
                <w:szCs w:val="18"/>
              </w:rPr>
              <w:t>est nie zmienne w czasie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15EE77DA" w14:textId="7452032A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00FE333F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78789EB0" w14:textId="19E20D82" w:rsidR="00275B25" w:rsidRPr="00FE333F" w:rsidRDefault="00B15044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466CC47E" w14:textId="09506097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00430EC7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8E0D63" w:rsidRPr="004D41CB" w14:paraId="728E563B" w14:textId="77777777" w:rsidTr="000A7CA7">
        <w:trPr>
          <w:trHeight w:val="300"/>
        </w:trPr>
        <w:tc>
          <w:tcPr>
            <w:tcW w:w="1087" w:type="dxa"/>
            <w:noWrap/>
            <w:vAlign w:val="center"/>
          </w:tcPr>
          <w:p w14:paraId="70DF7029" w14:textId="21C6EE9C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Sklep -&gt; Miasto</w:t>
            </w:r>
          </w:p>
        </w:tc>
        <w:tc>
          <w:tcPr>
            <w:tcW w:w="756" w:type="dxa"/>
            <w:noWrap/>
            <w:vAlign w:val="center"/>
          </w:tcPr>
          <w:p w14:paraId="46DECCA1" w14:textId="742AAC0F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838" w:type="dxa"/>
            <w:vAlign w:val="center"/>
          </w:tcPr>
          <w:p w14:paraId="6C5D205E" w14:textId="28F63856" w:rsidR="00275B25" w:rsidRPr="00FE333F" w:rsidRDefault="510818E3" w:rsidP="00275B25">
            <w:r w:rsidRPr="66A2F68E"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989" w:type="dxa"/>
            <w:vAlign w:val="center"/>
          </w:tcPr>
          <w:p w14:paraId="4BAF94DB" w14:textId="06D49F5E" w:rsidR="00275B25" w:rsidRDefault="2A6C12D0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67C0AAFB">
              <w:rPr>
                <w:rFonts w:ascii="Arial" w:hAnsi="Arial" w:cs="Arial"/>
                <w:sz w:val="18"/>
                <w:szCs w:val="18"/>
              </w:rPr>
              <w:t>Sklep może zmienić lokalizację.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29EE862D" w14:textId="6F6A11AC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3E9E4669" w14:textId="2A6D8044" w:rsidR="00275B25" w:rsidRPr="00FE333F" w:rsidRDefault="00B15044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90010B8" w14:textId="06110B0A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8E0D63" w:rsidRPr="004D41CB" w14:paraId="118F53EF" w14:textId="77777777" w:rsidTr="000A7CA7">
        <w:trPr>
          <w:trHeight w:val="416"/>
        </w:trPr>
        <w:tc>
          <w:tcPr>
            <w:tcW w:w="1087" w:type="dxa"/>
            <w:noWrap/>
            <w:vAlign w:val="center"/>
          </w:tcPr>
          <w:p w14:paraId="1A3D69EE" w14:textId="7330A93E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Miasto -&gt; Region</w:t>
            </w:r>
          </w:p>
        </w:tc>
        <w:tc>
          <w:tcPr>
            <w:tcW w:w="756" w:type="dxa"/>
            <w:noWrap/>
            <w:vAlign w:val="center"/>
          </w:tcPr>
          <w:p w14:paraId="41159B37" w14:textId="2AD87490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838" w:type="dxa"/>
            <w:vAlign w:val="center"/>
          </w:tcPr>
          <w:p w14:paraId="74F058F4" w14:textId="051A75F8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43918FE3" w14:textId="2B75BBAC" w:rsidR="00275B25" w:rsidRPr="00FE333F" w:rsidRDefault="2471A568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1F4E08EB">
              <w:rPr>
                <w:rFonts w:ascii="Arial" w:hAnsi="Arial" w:cs="Arial"/>
                <w:sz w:val="18"/>
                <w:szCs w:val="18"/>
              </w:rPr>
              <w:t>Nie zakładamy zmian administracyjnych.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4249CC0F" w14:textId="3261B818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24263810" w14:textId="0170B679" w:rsidR="00275B25" w:rsidRPr="00FE333F" w:rsidRDefault="00B15044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694184C4" w14:textId="5AC99C75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07FF0514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8E0D63" w:rsidRPr="004D41CB" w14:paraId="46A61785" w14:textId="77777777" w:rsidTr="000A7CA7">
        <w:trPr>
          <w:trHeight w:val="416"/>
        </w:trPr>
        <w:tc>
          <w:tcPr>
            <w:tcW w:w="1087" w:type="dxa"/>
            <w:noWrap/>
            <w:vAlign w:val="center"/>
          </w:tcPr>
          <w:p w14:paraId="44C71057" w14:textId="3064DED7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Dzień -&gt; Miesiąc</w:t>
            </w:r>
          </w:p>
        </w:tc>
        <w:tc>
          <w:tcPr>
            <w:tcW w:w="756" w:type="dxa"/>
            <w:noWrap/>
            <w:vAlign w:val="center"/>
          </w:tcPr>
          <w:p w14:paraId="23CAA85B" w14:textId="28C59854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838" w:type="dxa"/>
            <w:vAlign w:val="center"/>
          </w:tcPr>
          <w:p w14:paraId="30A9813A" w14:textId="39E0F7E4" w:rsidR="00275B25" w:rsidRPr="00FE333F" w:rsidRDefault="0090026F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Stała </w:t>
            </w:r>
          </w:p>
        </w:tc>
        <w:tc>
          <w:tcPr>
            <w:tcW w:w="2989" w:type="dxa"/>
            <w:vAlign w:val="center"/>
          </w:tcPr>
          <w:p w14:paraId="71CF6390" w14:textId="25AC3AE1" w:rsidR="00275B25" w:rsidRPr="00FE333F" w:rsidRDefault="00475CF7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Używamy jednego kalendarza</w:t>
            </w:r>
            <w:r w:rsidR="00834E90">
              <w:rPr>
                <w:rFonts w:ascii="Arial" w:hAnsi="Arial" w:cs="Arial"/>
                <w:sz w:val="18"/>
                <w:szCs w:val="18"/>
              </w:rPr>
              <w:t>, nie zmienia się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3C2B6ED1" w14:textId="1E68ADC3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69472A28" w14:textId="279B5FBA" w:rsidR="00275B25" w:rsidRPr="00FE333F" w:rsidRDefault="00B15044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6A291F63" w14:textId="43971CE5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07FF0514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8E0D63" w:rsidRPr="004D41CB" w14:paraId="28A9350E" w14:textId="77777777" w:rsidTr="000A7CA7">
        <w:trPr>
          <w:trHeight w:val="422"/>
        </w:trPr>
        <w:tc>
          <w:tcPr>
            <w:tcW w:w="1087" w:type="dxa"/>
            <w:noWrap/>
            <w:vAlign w:val="center"/>
          </w:tcPr>
          <w:p w14:paraId="4215D848" w14:textId="4781C327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Miesiąc -&gt; Kwartał</w:t>
            </w:r>
          </w:p>
        </w:tc>
        <w:tc>
          <w:tcPr>
            <w:tcW w:w="756" w:type="dxa"/>
            <w:noWrap/>
            <w:vAlign w:val="center"/>
          </w:tcPr>
          <w:p w14:paraId="5B172729" w14:textId="58288423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838" w:type="dxa"/>
            <w:vAlign w:val="center"/>
          </w:tcPr>
          <w:p w14:paraId="2246240B" w14:textId="25620BCE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77E16CCB" w14:textId="6DE12135" w:rsidR="00275B25" w:rsidRDefault="006803D3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Używamy jednego kalendarz ta relacja nie zmienia się w czasie.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1E17ADCC" w14:textId="68471B75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0D731CF1" w14:textId="6D320493" w:rsidR="00275B25" w:rsidRPr="00FE333F" w:rsidRDefault="00BD30F8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429F503" w14:textId="2A1D8DB6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12638408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8E0D63" w:rsidRPr="004D41CB" w14:paraId="2940416B" w14:textId="77777777" w:rsidTr="000A7CA7">
        <w:trPr>
          <w:trHeight w:val="422"/>
        </w:trPr>
        <w:tc>
          <w:tcPr>
            <w:tcW w:w="1087" w:type="dxa"/>
            <w:noWrap/>
            <w:vAlign w:val="center"/>
          </w:tcPr>
          <w:p w14:paraId="4293AD8C" w14:textId="07126F8B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Kwartał -&gt; Rok</w:t>
            </w:r>
          </w:p>
        </w:tc>
        <w:tc>
          <w:tcPr>
            <w:tcW w:w="756" w:type="dxa"/>
            <w:noWrap/>
            <w:vAlign w:val="center"/>
          </w:tcPr>
          <w:p w14:paraId="3675B6C4" w14:textId="694DD3C7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838" w:type="dxa"/>
            <w:vAlign w:val="center"/>
          </w:tcPr>
          <w:p w14:paraId="5CF14E0D" w14:textId="69C2608B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304C2230" w14:textId="70C3D9B3" w:rsidR="00275B25" w:rsidRPr="00FE333F" w:rsidRDefault="00D31D7B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Używamy jednego kalendarz ta relacja nie zmienia się w czasie.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73C860A1" w14:textId="2261F700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692FEE7B" w14:textId="55AB777F" w:rsidR="00275B25" w:rsidRPr="00FE333F" w:rsidRDefault="00BD30F8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6EDCD765" w14:textId="6F237281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12638408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9736DC" w:rsidRPr="004D41CB" w14:paraId="12FB827E" w14:textId="77777777" w:rsidTr="000A7CA7">
        <w:trPr>
          <w:trHeight w:val="422"/>
        </w:trPr>
        <w:tc>
          <w:tcPr>
            <w:tcW w:w="1087" w:type="dxa"/>
            <w:noWrap/>
            <w:vAlign w:val="center"/>
          </w:tcPr>
          <w:p w14:paraId="6EC63068" w14:textId="390C881F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Produkt -&gt; Podkategoria</w:t>
            </w:r>
          </w:p>
        </w:tc>
        <w:tc>
          <w:tcPr>
            <w:tcW w:w="756" w:type="dxa"/>
            <w:noWrap/>
            <w:vAlign w:val="center"/>
          </w:tcPr>
          <w:p w14:paraId="443BF74C" w14:textId="30CEF171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838" w:type="dxa"/>
            <w:vAlign w:val="center"/>
          </w:tcPr>
          <w:p w14:paraId="4B8AFFA4" w14:textId="6F72352F" w:rsidR="00275B25" w:rsidRPr="00FE333F" w:rsidRDefault="00A65EAE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2E7E1909" w14:textId="569D682F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Produkty </w:t>
            </w:r>
            <w:r w:rsidR="00A65EAE">
              <w:rPr>
                <w:rFonts w:ascii="Arial" w:hAnsi="Arial" w:cs="Arial"/>
                <w:sz w:val="18"/>
                <w:szCs w:val="18"/>
              </w:rPr>
              <w:t xml:space="preserve">nie </w:t>
            </w:r>
            <w:r w:rsidR="00B85B88">
              <w:rPr>
                <w:rFonts w:ascii="Arial" w:hAnsi="Arial" w:cs="Arial"/>
                <w:sz w:val="18"/>
                <w:szCs w:val="18"/>
              </w:rPr>
              <w:t xml:space="preserve">mogą </w:t>
            </w:r>
            <w:r>
              <w:rPr>
                <w:rFonts w:ascii="Arial" w:hAnsi="Arial" w:cs="Arial"/>
                <w:sz w:val="18"/>
                <w:szCs w:val="18"/>
              </w:rPr>
              <w:t>zmienia</w:t>
            </w:r>
            <w:r w:rsidR="00A65EAE">
              <w:rPr>
                <w:rFonts w:ascii="Arial" w:hAnsi="Arial" w:cs="Arial"/>
                <w:sz w:val="18"/>
                <w:szCs w:val="18"/>
              </w:rPr>
              <w:t>ć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85B88">
              <w:rPr>
                <w:rFonts w:ascii="Arial" w:hAnsi="Arial" w:cs="Arial"/>
                <w:sz w:val="18"/>
                <w:szCs w:val="18"/>
              </w:rPr>
              <w:t>swoj</w:t>
            </w:r>
            <w:r w:rsidR="00012155">
              <w:rPr>
                <w:rFonts w:ascii="Arial" w:hAnsi="Arial" w:cs="Arial"/>
                <w:sz w:val="18"/>
                <w:szCs w:val="18"/>
              </w:rPr>
              <w:t>ej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85B88">
              <w:rPr>
                <w:rFonts w:ascii="Arial" w:hAnsi="Arial" w:cs="Arial"/>
                <w:sz w:val="18"/>
                <w:szCs w:val="18"/>
              </w:rPr>
              <w:t>podkategor</w:t>
            </w:r>
            <w:r w:rsidR="00012155">
              <w:rPr>
                <w:rFonts w:ascii="Arial" w:hAnsi="Arial" w:cs="Arial"/>
                <w:sz w:val="18"/>
                <w:szCs w:val="18"/>
              </w:rPr>
              <w:t>ii</w:t>
            </w:r>
            <w:r w:rsidR="009351EA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36933BAC" w14:textId="68554B16" w:rsidR="00275B25" w:rsidRPr="00FE333F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49650150" w14:textId="585A29F1" w:rsidR="00275B25" w:rsidRPr="00FE333F" w:rsidRDefault="00BD30F8" w:rsidP="00275B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42F02D02" w14:textId="336B112A" w:rsidR="00275B25" w:rsidRDefault="00275B25" w:rsidP="00275B25">
            <w:pPr>
              <w:rPr>
                <w:rFonts w:ascii="Arial" w:hAnsi="Arial" w:cs="Arial"/>
                <w:sz w:val="18"/>
                <w:szCs w:val="18"/>
              </w:rPr>
            </w:pPr>
            <w:r w:rsidRPr="12638408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B85B88" w:rsidRPr="004D41CB" w14:paraId="30C13182" w14:textId="77777777" w:rsidTr="000A7CA7">
        <w:trPr>
          <w:trHeight w:val="422"/>
        </w:trPr>
        <w:tc>
          <w:tcPr>
            <w:tcW w:w="1087" w:type="dxa"/>
            <w:noWrap/>
            <w:vAlign w:val="center"/>
          </w:tcPr>
          <w:p w14:paraId="26648F70" w14:textId="3ED07ACD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Podkategoria -&gt; Kategoria</w:t>
            </w:r>
          </w:p>
        </w:tc>
        <w:tc>
          <w:tcPr>
            <w:tcW w:w="756" w:type="dxa"/>
            <w:noWrap/>
            <w:vAlign w:val="center"/>
          </w:tcPr>
          <w:p w14:paraId="7ADF9167" w14:textId="5F03E848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838" w:type="dxa"/>
            <w:vAlign w:val="center"/>
          </w:tcPr>
          <w:p w14:paraId="6DDA14D3" w14:textId="3D38C549" w:rsidR="00B85B88" w:rsidRPr="00FE333F" w:rsidRDefault="009351EA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625DDEF5" w14:textId="1687D6BA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Podkategorie </w:t>
            </w:r>
            <w:r w:rsidR="009351EA">
              <w:rPr>
                <w:rFonts w:ascii="Arial" w:hAnsi="Arial" w:cs="Arial"/>
                <w:sz w:val="18"/>
                <w:szCs w:val="18"/>
              </w:rPr>
              <w:t>nie mogą zmieniać</w:t>
            </w:r>
            <w:r>
              <w:rPr>
                <w:rFonts w:ascii="Arial" w:hAnsi="Arial" w:cs="Arial"/>
                <w:sz w:val="18"/>
                <w:szCs w:val="18"/>
              </w:rPr>
              <w:t xml:space="preserve"> kategori</w:t>
            </w:r>
            <w:r w:rsidR="009351EA">
              <w:rPr>
                <w:rFonts w:ascii="Arial" w:hAnsi="Arial" w:cs="Arial"/>
                <w:sz w:val="18"/>
                <w:szCs w:val="18"/>
              </w:rPr>
              <w:t>i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463F4408" w14:textId="585BCBE8" w:rsidR="00B85B88" w:rsidRPr="00FE333F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0421B762" w14:textId="4A562F31" w:rsidR="00B85B88" w:rsidRPr="00FE333F" w:rsidRDefault="00BD30F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C84E13A" w14:textId="2B2CED1C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 w:rsidRPr="12638408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B85B88" w:rsidRPr="004D41CB" w14:paraId="7F0EDDF3" w14:textId="77777777" w:rsidTr="000A7CA7">
        <w:trPr>
          <w:trHeight w:val="422"/>
        </w:trPr>
        <w:tc>
          <w:tcPr>
            <w:tcW w:w="1087" w:type="dxa"/>
            <w:noWrap/>
            <w:vAlign w:val="center"/>
          </w:tcPr>
          <w:p w14:paraId="4F765E5D" w14:textId="2566E113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Koszty -&gt; Produkt</w:t>
            </w:r>
          </w:p>
        </w:tc>
        <w:tc>
          <w:tcPr>
            <w:tcW w:w="756" w:type="dxa"/>
            <w:noWrap/>
            <w:vAlign w:val="center"/>
          </w:tcPr>
          <w:p w14:paraId="0B0EF6F9" w14:textId="33AE0C7A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838" w:type="dxa"/>
            <w:vAlign w:val="center"/>
          </w:tcPr>
          <w:p w14:paraId="5825521F" w14:textId="58E2C6CD" w:rsidR="00B85B88" w:rsidRDefault="000D20DD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Stałe</w:t>
            </w:r>
          </w:p>
        </w:tc>
        <w:tc>
          <w:tcPr>
            <w:tcW w:w="2989" w:type="dxa"/>
            <w:vAlign w:val="center"/>
          </w:tcPr>
          <w:p w14:paraId="2ACC5AC9" w14:textId="79BA6632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Powiązanie kosztu produkcji z danym produktem</w:t>
            </w:r>
            <w:r w:rsidR="00B15044">
              <w:rPr>
                <w:rFonts w:ascii="Arial" w:hAnsi="Arial" w:cs="Arial"/>
                <w:sz w:val="18"/>
                <w:szCs w:val="18"/>
              </w:rPr>
              <w:t xml:space="preserve"> nie może się zmienić dla danego produktu, który został już wyprodukowany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7CC39D98" w14:textId="533E214E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7781C27B" w14:textId="029A5CAC" w:rsidR="00B85B88" w:rsidRPr="00FE333F" w:rsidRDefault="00BD30F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480EE909" w14:textId="6F0F0CFE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 w:rsidRPr="12638408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B85B88" w:rsidRPr="004D41CB" w14:paraId="1A9082C8" w14:textId="77777777" w:rsidTr="000A7CA7">
        <w:trPr>
          <w:trHeight w:val="422"/>
        </w:trPr>
        <w:tc>
          <w:tcPr>
            <w:tcW w:w="1087" w:type="dxa"/>
            <w:noWrap/>
            <w:vAlign w:val="center"/>
          </w:tcPr>
          <w:p w14:paraId="3132EA73" w14:textId="5E37F267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Koszty-&gt;Dzień</w:t>
            </w:r>
          </w:p>
        </w:tc>
        <w:tc>
          <w:tcPr>
            <w:tcW w:w="756" w:type="dxa"/>
            <w:noWrap/>
            <w:vAlign w:val="center"/>
          </w:tcPr>
          <w:p w14:paraId="0958FE72" w14:textId="0470A193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838" w:type="dxa"/>
            <w:vAlign w:val="center"/>
          </w:tcPr>
          <w:p w14:paraId="36260586" w14:textId="5A2040EC" w:rsidR="00B85B88" w:rsidRDefault="000D20DD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Stałe</w:t>
            </w:r>
          </w:p>
        </w:tc>
        <w:tc>
          <w:tcPr>
            <w:tcW w:w="2989" w:type="dxa"/>
            <w:vAlign w:val="center"/>
          </w:tcPr>
          <w:p w14:paraId="6BAEC2AA" w14:textId="2A8E4733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Powiązanie kosztu produkcji z </w:t>
            </w:r>
            <w:r w:rsidR="00020323">
              <w:rPr>
                <w:rFonts w:ascii="Arial" w:hAnsi="Arial" w:cs="Arial"/>
                <w:sz w:val="18"/>
                <w:szCs w:val="18"/>
              </w:rPr>
              <w:t>datą</w:t>
            </w:r>
            <w:r w:rsidR="0027251D">
              <w:rPr>
                <w:rFonts w:ascii="Arial" w:hAnsi="Arial" w:cs="Arial"/>
                <w:sz w:val="18"/>
                <w:szCs w:val="18"/>
              </w:rPr>
              <w:t xml:space="preserve"> nie może się zmienić dla danego produktu który </w:t>
            </w:r>
            <w:r w:rsidR="00B15044">
              <w:rPr>
                <w:rFonts w:ascii="Arial" w:hAnsi="Arial" w:cs="Arial"/>
                <w:sz w:val="18"/>
                <w:szCs w:val="18"/>
              </w:rPr>
              <w:t>został już wyprodukowany w danym dniu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2A6EDD8F" w14:textId="08C20FDD" w:rsidR="00B85B88" w:rsidRPr="00FE333F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7A367CB4" w14:textId="6442DAD4" w:rsidR="00B85B88" w:rsidRPr="00FE333F" w:rsidRDefault="00BD30F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75B09B7" w14:textId="2331F9D4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 w:rsidRPr="12638408">
              <w:rPr>
                <w:rFonts w:ascii="Arial" w:hAnsi="Arial" w:cs="Arial"/>
                <w:sz w:val="18"/>
                <w:szCs w:val="18"/>
              </w:rPr>
              <w:t>n/d</w:t>
            </w:r>
          </w:p>
        </w:tc>
      </w:tr>
      <w:tr w:rsidR="00B85B88" w:rsidRPr="004D41CB" w14:paraId="6AAA4743" w14:textId="77777777" w:rsidTr="000A7CA7">
        <w:trPr>
          <w:trHeight w:val="419"/>
        </w:trPr>
        <w:tc>
          <w:tcPr>
            <w:tcW w:w="1087" w:type="dxa"/>
            <w:noWrap/>
            <w:vAlign w:val="center"/>
          </w:tcPr>
          <w:p w14:paraId="6686DD22" w14:textId="77A3D7EE" w:rsidR="00B85B88" w:rsidRDefault="002D0EB6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Miasto.</w:t>
            </w:r>
            <w:r w:rsidR="00B85B88">
              <w:rPr>
                <w:rFonts w:ascii="Arial" w:hAnsi="Arial" w:cs="Arial"/>
                <w:sz w:val="18"/>
                <w:szCs w:val="18"/>
              </w:rPr>
              <w:t>Nazwa</w:t>
            </w:r>
            <w:r w:rsidR="00114FCC">
              <w:rPr>
                <w:rFonts w:ascii="Arial" w:hAnsi="Arial" w:cs="Arial"/>
                <w:sz w:val="18"/>
                <w:szCs w:val="18"/>
              </w:rPr>
              <w:t>Miasta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5EDE4E39" w14:textId="3F44661F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116BB7A1" w14:textId="453737E6" w:rsidR="00B85B88" w:rsidRDefault="003D552B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6C704393" w14:textId="3F656316" w:rsidR="00B85B88" w:rsidRDefault="003D552B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Nazwa miasta nie może ulec zmianie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29DD3F10" w14:textId="01C5A9E5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06A5">
              <w:rPr>
                <w:rFonts w:ascii="Arial" w:hAnsi="Arial" w:cs="Arial"/>
                <w:sz w:val="18"/>
                <w:szCs w:val="18"/>
              </w:rPr>
              <w:t>nvarchar</w:t>
            </w:r>
            <w:proofErr w:type="spellEnd"/>
            <w:r w:rsidRPr="008906A5">
              <w:rPr>
                <w:rFonts w:ascii="Arial" w:hAnsi="Arial" w:cs="Arial"/>
                <w:sz w:val="18"/>
                <w:szCs w:val="18"/>
              </w:rPr>
              <w:t>(50)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27C9086E" w14:textId="35475A37" w:rsidR="00B85B88" w:rsidRPr="00FE333F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66551F9A" w14:textId="016EAF02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12638408">
              <w:rPr>
                <w:rFonts w:ascii="Arial" w:hAnsi="Arial" w:cs="Arial"/>
                <w:sz w:val="18"/>
                <w:szCs w:val="18"/>
              </w:rPr>
              <w:t>SalesTerritory.Name</w:t>
            </w:r>
            <w:proofErr w:type="spellEnd"/>
          </w:p>
        </w:tc>
      </w:tr>
      <w:tr w:rsidR="00B85B88" w:rsidRPr="004D41CB" w14:paraId="49A587AF" w14:textId="77777777" w:rsidTr="000A7CA7">
        <w:trPr>
          <w:trHeight w:val="419"/>
        </w:trPr>
        <w:tc>
          <w:tcPr>
            <w:tcW w:w="1087" w:type="dxa"/>
            <w:noWrap/>
            <w:vAlign w:val="center"/>
          </w:tcPr>
          <w:p w14:paraId="483DBAEE" w14:textId="05798B6C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Region.Nazwa</w:t>
            </w:r>
            <w:r w:rsidR="002D0EB6">
              <w:rPr>
                <w:rFonts w:ascii="Arial" w:hAnsi="Arial" w:cs="Arial"/>
                <w:sz w:val="18"/>
                <w:szCs w:val="18"/>
              </w:rPr>
              <w:t>Regionu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03391062" w14:textId="5F1CEB0B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3F3643DD" w14:textId="6868C22B" w:rsidR="00B85B88" w:rsidRDefault="003D552B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1FD63AF9" w14:textId="53DC2432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Nazwa Regionu</w:t>
            </w:r>
            <w:r w:rsidR="003D552B">
              <w:rPr>
                <w:rFonts w:ascii="Arial" w:hAnsi="Arial" w:cs="Arial"/>
                <w:sz w:val="18"/>
                <w:szCs w:val="18"/>
              </w:rPr>
              <w:t xml:space="preserve"> nie może ulec zmianie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78A12A16" w14:textId="0937D155" w:rsidR="00B85B88" w:rsidRPr="008906A5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06A5">
              <w:rPr>
                <w:rFonts w:ascii="Arial" w:hAnsi="Arial" w:cs="Arial"/>
                <w:sz w:val="18"/>
                <w:szCs w:val="18"/>
              </w:rPr>
              <w:t>nvarchar</w:t>
            </w:r>
            <w:proofErr w:type="spellEnd"/>
            <w:r w:rsidRPr="008906A5">
              <w:rPr>
                <w:rFonts w:ascii="Arial" w:hAnsi="Arial" w:cs="Arial"/>
                <w:sz w:val="18"/>
                <w:szCs w:val="18"/>
              </w:rPr>
              <w:t>(50)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59D880B5" w14:textId="798B25DC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Tak 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61CE7D30" w14:textId="27D693E2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12638408">
              <w:rPr>
                <w:rFonts w:ascii="Arial" w:hAnsi="Arial" w:cs="Arial"/>
                <w:sz w:val="18"/>
                <w:szCs w:val="18"/>
              </w:rPr>
              <w:t>StateProvince.Name</w:t>
            </w:r>
            <w:proofErr w:type="spellEnd"/>
          </w:p>
        </w:tc>
      </w:tr>
      <w:tr w:rsidR="00B85B88" w:rsidRPr="004D41CB" w14:paraId="20E2F049" w14:textId="77777777" w:rsidTr="000A7CA7">
        <w:trPr>
          <w:trHeight w:val="411"/>
        </w:trPr>
        <w:tc>
          <w:tcPr>
            <w:tcW w:w="1087" w:type="dxa"/>
            <w:noWrap/>
            <w:vAlign w:val="center"/>
          </w:tcPr>
          <w:p w14:paraId="74B54341" w14:textId="6A343AD4" w:rsidR="00B85B88" w:rsidRPr="00FE333F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Sklep.Nazwa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68E1FBF0" w14:textId="3C2A162F" w:rsidR="00B85B88" w:rsidRPr="00FE333F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408B129C" w14:textId="291F8808" w:rsidR="00B85B88" w:rsidRPr="00FE333F" w:rsidRDefault="00724B51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989" w:type="dxa"/>
            <w:vAlign w:val="center"/>
          </w:tcPr>
          <w:p w14:paraId="3255BE25" w14:textId="619AB9DA" w:rsidR="00B85B88" w:rsidRPr="00FE333F" w:rsidRDefault="00313531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Nazwa sklepu </w:t>
            </w:r>
            <w:r w:rsidR="00724B51">
              <w:rPr>
                <w:rFonts w:ascii="Arial" w:hAnsi="Arial" w:cs="Arial"/>
                <w:sz w:val="18"/>
                <w:szCs w:val="18"/>
              </w:rPr>
              <w:t>może zostać zmieniona.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1E6C5242" w14:textId="3E9EA225" w:rsidR="00B85B88" w:rsidRPr="00FE333F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C7571">
              <w:rPr>
                <w:rFonts w:ascii="Arial" w:hAnsi="Arial" w:cs="Arial"/>
                <w:sz w:val="18"/>
                <w:szCs w:val="18"/>
              </w:rPr>
              <w:t>Nvarchar</w:t>
            </w:r>
            <w:proofErr w:type="spellEnd"/>
            <w:r w:rsidRPr="007C7571">
              <w:rPr>
                <w:rFonts w:ascii="Arial" w:hAnsi="Arial" w:cs="Arial"/>
                <w:sz w:val="18"/>
                <w:szCs w:val="18"/>
              </w:rPr>
              <w:t>(50)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3C9C6606" w14:textId="1418135B" w:rsidR="00B85B88" w:rsidRPr="00FE333F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702C8EC" w14:textId="7698C0C1" w:rsidR="00B85B88" w:rsidRPr="00FE333F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12638408">
              <w:rPr>
                <w:rFonts w:ascii="Arial" w:hAnsi="Arial" w:cs="Arial"/>
                <w:sz w:val="18"/>
                <w:szCs w:val="18"/>
              </w:rPr>
              <w:t>Store.Name</w:t>
            </w:r>
            <w:proofErr w:type="spellEnd"/>
          </w:p>
        </w:tc>
      </w:tr>
      <w:tr w:rsidR="00B85B88" w:rsidRPr="004D41CB" w14:paraId="61260FB6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0D1472B1" w14:textId="60D72AF6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Podkategoria.Nazwa</w:t>
            </w:r>
            <w:r w:rsidR="00A064DF">
              <w:rPr>
                <w:rFonts w:ascii="Arial" w:hAnsi="Arial" w:cs="Arial"/>
                <w:sz w:val="18"/>
                <w:szCs w:val="18"/>
              </w:rPr>
              <w:t>PodkategoriiProduktu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6480A652" w14:textId="382A0C21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36799692" w14:textId="112F4179" w:rsidR="00B85B88" w:rsidRDefault="002B4C41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2989" w:type="dxa"/>
            <w:vAlign w:val="center"/>
          </w:tcPr>
          <w:p w14:paraId="71921F66" w14:textId="1ACB9CCC" w:rsidR="00B85B88" w:rsidRDefault="00313531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Nazwa podkategorii może być zmienna</w:t>
            </w:r>
            <w:r w:rsidR="002B4C41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9103BB">
              <w:rPr>
                <w:rFonts w:ascii="Arial" w:hAnsi="Arial" w:cs="Arial"/>
                <w:sz w:val="18"/>
                <w:szCs w:val="18"/>
              </w:rPr>
              <w:t>nie chcemy przechowywać historii zmian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0DCB8D62" w14:textId="65B06DCE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C7571">
              <w:rPr>
                <w:rFonts w:ascii="Arial" w:hAnsi="Arial" w:cs="Arial"/>
                <w:sz w:val="18"/>
                <w:szCs w:val="18"/>
              </w:rPr>
              <w:t>Nvarchar</w:t>
            </w:r>
            <w:proofErr w:type="spellEnd"/>
            <w:r w:rsidRPr="007C7571">
              <w:rPr>
                <w:rFonts w:ascii="Arial" w:hAnsi="Arial" w:cs="Arial"/>
                <w:sz w:val="18"/>
                <w:szCs w:val="18"/>
              </w:rPr>
              <w:t>(50)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54FBAFDB" w14:textId="776F2401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6965ACB" w14:textId="547D09DC" w:rsidR="00B85B88" w:rsidRDefault="00B85B88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12638408">
              <w:rPr>
                <w:rFonts w:ascii="Arial" w:hAnsi="Arial" w:cs="Arial"/>
                <w:sz w:val="18"/>
                <w:szCs w:val="18"/>
              </w:rPr>
              <w:t>ProductSubcategory.Name</w:t>
            </w:r>
            <w:proofErr w:type="spellEnd"/>
          </w:p>
        </w:tc>
      </w:tr>
      <w:tr w:rsidR="005F476F" w:rsidRPr="004D41CB" w14:paraId="682AE3D7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770CB9E6" w14:textId="59E82CAE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Podkategoria.IDPodkategoriiProduktu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3E449A53" w14:textId="624C6823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68E14009" w14:textId="5C7FB636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Stałe</w:t>
            </w:r>
          </w:p>
        </w:tc>
        <w:tc>
          <w:tcPr>
            <w:tcW w:w="2989" w:type="dxa"/>
            <w:vAlign w:val="center"/>
          </w:tcPr>
          <w:p w14:paraId="246289F7" w14:textId="1F4B1D6F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Nie zmienia się w czasie po dodaniu do bazy danych.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73538366" w14:textId="55AC45DA" w:rsidR="005F476F" w:rsidRPr="007C7571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65E4C282" w14:textId="79729652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406E925" w14:textId="424E3D4E" w:rsidR="005F476F" w:rsidRPr="12638408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12638408">
              <w:rPr>
                <w:rFonts w:ascii="Arial" w:hAnsi="Arial" w:cs="Arial"/>
                <w:sz w:val="18"/>
                <w:szCs w:val="18"/>
              </w:rPr>
              <w:t>ProductSubcategory.Name</w:t>
            </w:r>
            <w:proofErr w:type="spellEnd"/>
          </w:p>
        </w:tc>
      </w:tr>
      <w:tr w:rsidR="005F476F" w:rsidRPr="004D41CB" w14:paraId="63181DF3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39E383AF" w14:textId="17F8E3E4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Kategoria.NazwaKategoriiProduktu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683F93C8" w14:textId="7EDE6E29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6A155D3C" w14:textId="63AB39E1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2989" w:type="dxa"/>
            <w:vAlign w:val="center"/>
          </w:tcPr>
          <w:p w14:paraId="50A6B11F" w14:textId="50F60DB9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Nazwa kategorii może zmienić się w czasie, nie chcemy przechowywać historii zmian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25E5C270" w14:textId="39A3C2B2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27457">
              <w:rPr>
                <w:rFonts w:ascii="Arial" w:hAnsi="Arial" w:cs="Arial"/>
                <w:sz w:val="18"/>
                <w:szCs w:val="18"/>
              </w:rPr>
              <w:t>Nvarchar</w:t>
            </w:r>
            <w:proofErr w:type="spellEnd"/>
            <w:r w:rsidRPr="00F27457">
              <w:rPr>
                <w:rFonts w:ascii="Arial" w:hAnsi="Arial" w:cs="Arial"/>
                <w:sz w:val="18"/>
                <w:szCs w:val="18"/>
              </w:rPr>
              <w:t>(50)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7A6103CC" w14:textId="66A45D24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76DBA364" w14:textId="48964717" w:rsidR="005F476F" w:rsidRPr="00430EC7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12638408">
              <w:rPr>
                <w:rFonts w:ascii="Arial" w:hAnsi="Arial" w:cs="Arial"/>
                <w:sz w:val="18"/>
                <w:szCs w:val="18"/>
              </w:rPr>
              <w:t>ProductCategory.Name</w:t>
            </w:r>
            <w:proofErr w:type="spellEnd"/>
          </w:p>
        </w:tc>
      </w:tr>
      <w:tr w:rsidR="005F476F" w:rsidRPr="004D41CB" w14:paraId="7614F090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694077B5" w14:textId="7E05C18D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Kategoria.IDKategoriiProduktu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693D5662" w14:textId="68575FC9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7127E290" w14:textId="504C0871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Stałe</w:t>
            </w:r>
          </w:p>
        </w:tc>
        <w:tc>
          <w:tcPr>
            <w:tcW w:w="2989" w:type="dxa"/>
            <w:vAlign w:val="center"/>
          </w:tcPr>
          <w:p w14:paraId="222B9CE9" w14:textId="2DDF0A1C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Nie zmienia się w czasie po dodaniu do bazy danych.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7E2F4E03" w14:textId="55623A3B" w:rsidR="005F476F" w:rsidRPr="00F27457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77D0D235" w14:textId="5B837925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211D24AE" w14:textId="2D8AAA05" w:rsidR="005F476F" w:rsidRPr="12638408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12638408">
              <w:rPr>
                <w:rFonts w:ascii="Arial" w:hAnsi="Arial" w:cs="Arial"/>
                <w:sz w:val="18"/>
                <w:szCs w:val="18"/>
              </w:rPr>
              <w:t>ProductCategory.Name</w:t>
            </w:r>
            <w:proofErr w:type="spellEnd"/>
          </w:p>
        </w:tc>
      </w:tr>
      <w:tr w:rsidR="005F476F" w:rsidRPr="004D41CB" w14:paraId="043325A6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68D04807" w14:textId="7101E1AE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Sprzedaż.ID</w:t>
            </w:r>
          </w:p>
        </w:tc>
        <w:tc>
          <w:tcPr>
            <w:tcW w:w="756" w:type="dxa"/>
            <w:noWrap/>
            <w:vAlign w:val="center"/>
          </w:tcPr>
          <w:p w14:paraId="19681919" w14:textId="2B2EFE77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4997A4C8" w14:textId="6A4F5CFB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5999582F" w14:textId="64AC5B50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Identyfikator Sprzedaży jest niezmienny w czasie.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6AD8E082" w14:textId="60E2B425" w:rsidR="005F476F" w:rsidRPr="00F27457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D29C879" w14:textId="7425DF62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66FC9D80" w14:textId="30726110" w:rsidR="005F476F" w:rsidRDefault="00A44BC3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5F476F" w:rsidRPr="004D41CB" w14:paraId="267C628C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01F7E969" w14:textId="01FC05DD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Sprzedaż.WartoscSprzedazy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1EC20556" w14:textId="388F3294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145383D2" w14:textId="7547490C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2989" w:type="dxa"/>
            <w:vAlign w:val="center"/>
          </w:tcPr>
          <w:p w14:paraId="62F4D605" w14:textId="2A8C8BEC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Wartość sprzedaży może być zmienna w czasie, nie chcemy przechowywać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65C369A3" w14:textId="0AB65D25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money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4B87AAB" w14:textId="39D6AA3C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Tak 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0446AD8B" w14:textId="1BF9108D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12638408">
              <w:rPr>
                <w:rFonts w:ascii="Arial" w:hAnsi="Arial" w:cs="Arial"/>
                <w:sz w:val="18"/>
                <w:szCs w:val="18"/>
              </w:rPr>
              <w:t>SalesOrderHeader.SubTotal</w:t>
            </w:r>
            <w:proofErr w:type="spellEnd"/>
          </w:p>
        </w:tc>
      </w:tr>
      <w:tr w:rsidR="0012772A" w:rsidRPr="004D41CB" w14:paraId="751EE1E2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3444CA1E" w14:textId="21CE9C84" w:rsidR="0012772A" w:rsidRDefault="0012772A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Sprzedaż.</w:t>
            </w:r>
            <w:r w:rsidR="00FA35D4">
              <w:rPr>
                <w:rFonts w:ascii="Arial" w:hAnsi="Arial" w:cs="Arial"/>
                <w:sz w:val="18"/>
                <w:szCs w:val="18"/>
              </w:rPr>
              <w:t>OnlineOrderFlag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4E0AA216" w14:textId="18470377" w:rsidR="0012772A" w:rsidRDefault="0076310B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08F900E2" w14:textId="5A0BDCAF" w:rsidR="0012772A" w:rsidRDefault="00590407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53A39E3D" w14:textId="76D927FC" w:rsidR="0012772A" w:rsidRDefault="00FC3A5F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Flaga dla sprzedaży online nie może zmienić się w czasie.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46FA7695" w14:textId="0015224C" w:rsidR="0012772A" w:rsidRDefault="00BD75B2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Bit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1A4059A" w14:textId="66ADA758" w:rsidR="0012772A" w:rsidRDefault="001E2754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C77A5C2" w14:textId="0179895C" w:rsidR="0012772A" w:rsidRPr="12638408" w:rsidRDefault="00951DAC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SalesOrde</w:t>
            </w:r>
            <w:r w:rsidR="00A44BC3">
              <w:rPr>
                <w:rFonts w:ascii="Arial" w:hAnsi="Arial" w:cs="Arial"/>
                <w:sz w:val="18"/>
                <w:szCs w:val="18"/>
              </w:rPr>
              <w:t>rHeader.OnlineOrderFlag</w:t>
            </w:r>
            <w:proofErr w:type="spellEnd"/>
          </w:p>
        </w:tc>
      </w:tr>
      <w:tr w:rsidR="00FA35D4" w:rsidRPr="004D41CB" w14:paraId="73FE90ED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4DAAC7C0" w14:textId="6F0002E1" w:rsidR="00FA35D4" w:rsidRDefault="00FA35D4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Sprzedaż.OrderQty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2BBDE2CC" w14:textId="1BB84013" w:rsidR="00FA35D4" w:rsidRDefault="0076310B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2EB281FB" w14:textId="34A9C929" w:rsidR="00FA35D4" w:rsidRDefault="00FC3A5F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Nie </w:t>
            </w:r>
          </w:p>
        </w:tc>
        <w:tc>
          <w:tcPr>
            <w:tcW w:w="2989" w:type="dxa"/>
            <w:vAlign w:val="center"/>
          </w:tcPr>
          <w:p w14:paraId="113133CE" w14:textId="139140E1" w:rsidR="00FA35D4" w:rsidRDefault="00FC3A5F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Liczba sprzedanych sztuk może zmienić się w czasie, nie chcemy przechowywać historii zmian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279D3377" w14:textId="61CFFC8B" w:rsidR="00FA35D4" w:rsidRDefault="00505571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54CC1699" w14:textId="3B6A2360" w:rsidR="00FA35D4" w:rsidRDefault="00084011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348BD887" w14:textId="5EC4C9AD" w:rsidR="00FA35D4" w:rsidRPr="12638408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SalesOrderDetail.OrderQty</w:t>
            </w:r>
            <w:proofErr w:type="spellEnd"/>
          </w:p>
        </w:tc>
      </w:tr>
      <w:tr w:rsidR="0076310B" w:rsidRPr="004D41CB" w14:paraId="72C9A7AE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14E0BEEA" w14:textId="21F0F99D" w:rsidR="0076310B" w:rsidRDefault="0076310B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Sprzedaż.CenaJednostka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0D08E65C" w14:textId="42E414F6" w:rsidR="0076310B" w:rsidRDefault="0076310B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297A189C" w14:textId="11C1938E" w:rsidR="0076310B" w:rsidRDefault="00084011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4C0EF38F" w14:textId="3910A10F" w:rsidR="0076310B" w:rsidRDefault="00084011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Cena sprzedaży jednostkowej nie zmienia się w czasie.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74A29B73" w14:textId="0B6F24F3" w:rsidR="0076310B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money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D327733" w14:textId="49B93B9F" w:rsidR="0076310B" w:rsidRDefault="00084011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3413B313" w14:textId="58C07B5C" w:rsidR="0076310B" w:rsidRPr="12638408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SalesOrderDetail.UnitPrice</w:t>
            </w:r>
            <w:proofErr w:type="spellEnd"/>
          </w:p>
        </w:tc>
      </w:tr>
      <w:tr w:rsidR="0076310B" w:rsidRPr="004D41CB" w14:paraId="4532D876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34A3A259" w14:textId="596423BE" w:rsidR="0076310B" w:rsidRDefault="0076310B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Sprzedaż.WartośćObniżki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049812DE" w14:textId="4304F450" w:rsidR="0076310B" w:rsidRDefault="0076310B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59187CA7" w14:textId="40D37696" w:rsidR="0076310B" w:rsidRDefault="000D30CF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Stała </w:t>
            </w:r>
          </w:p>
        </w:tc>
        <w:tc>
          <w:tcPr>
            <w:tcW w:w="2989" w:type="dxa"/>
            <w:vAlign w:val="center"/>
          </w:tcPr>
          <w:p w14:paraId="1B7300BD" w14:textId="4F1B1901" w:rsidR="0076310B" w:rsidRDefault="000D30CF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Wartość</w:t>
            </w:r>
            <w:r w:rsidR="008C6212">
              <w:rPr>
                <w:rFonts w:ascii="Arial" w:hAnsi="Arial" w:cs="Arial"/>
                <w:sz w:val="18"/>
                <w:szCs w:val="18"/>
              </w:rPr>
              <w:t xml:space="preserve"> obniżki jest ustalona w momencie sprzedaży, nie zmienia się w czasie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25F025FB" w14:textId="56799D69" w:rsidR="0076310B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money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08EDE76D" w14:textId="152E637F" w:rsidR="0076310B" w:rsidRDefault="00084011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29D400E3" w14:textId="328EAABE" w:rsidR="0076310B" w:rsidRPr="12638408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SalesOrderDetail.UnitPriceDiscount</w:t>
            </w:r>
            <w:proofErr w:type="spellEnd"/>
          </w:p>
        </w:tc>
      </w:tr>
      <w:tr w:rsidR="005F476F" w:rsidRPr="004D41CB" w14:paraId="3C1BCF68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21216003" w14:textId="14F5C43B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Sklep.ID</w:t>
            </w:r>
          </w:p>
        </w:tc>
        <w:tc>
          <w:tcPr>
            <w:tcW w:w="756" w:type="dxa"/>
            <w:noWrap/>
            <w:vAlign w:val="center"/>
          </w:tcPr>
          <w:p w14:paraId="186D0FC9" w14:textId="3375B5C5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2B034A71" w14:textId="334729CB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384BA246" w14:textId="0E8DBDD9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Identyfikator sklepu jest niezmienny w czasie.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489D2D5F" w14:textId="084CC56B" w:rsidR="005F476F" w:rsidRPr="00F27457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50E27C76" w14:textId="043E46E8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BCDAABD" w14:textId="6432EC20" w:rsidR="005F476F" w:rsidRDefault="005F476F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12638408">
              <w:rPr>
                <w:rFonts w:ascii="Arial" w:hAnsi="Arial" w:cs="Arial"/>
                <w:sz w:val="18"/>
                <w:szCs w:val="18"/>
              </w:rPr>
              <w:t>Store.BusinessEntityID</w:t>
            </w:r>
            <w:proofErr w:type="spellEnd"/>
          </w:p>
        </w:tc>
      </w:tr>
      <w:tr w:rsidR="00E34D6D" w:rsidRPr="004D41CB" w14:paraId="52814B0B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2970B7C0" w14:textId="55DA7638" w:rsidR="00E34D6D" w:rsidRDefault="00B85B88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lastRenderedPageBreak/>
              <w:t>Koszt</w:t>
            </w:r>
            <w:r w:rsidR="00457E01">
              <w:rPr>
                <w:rFonts w:ascii="Arial" w:hAnsi="Arial" w:cs="Arial"/>
                <w:sz w:val="18"/>
                <w:szCs w:val="18"/>
              </w:rPr>
              <w:t>y</w:t>
            </w:r>
            <w:r>
              <w:rPr>
                <w:rFonts w:ascii="Arial" w:hAnsi="Arial" w:cs="Arial"/>
                <w:sz w:val="18"/>
                <w:szCs w:val="18"/>
              </w:rPr>
              <w:t>.Wartosc</w:t>
            </w:r>
            <w:r w:rsidR="00916817">
              <w:rPr>
                <w:rFonts w:ascii="Arial" w:hAnsi="Arial" w:cs="Arial"/>
                <w:sz w:val="18"/>
                <w:szCs w:val="18"/>
              </w:rPr>
              <w:t>Kosztu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6445FC64" w14:textId="33C18901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6BF078A5" w14:textId="5E194904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2989" w:type="dxa"/>
            <w:vAlign w:val="center"/>
          </w:tcPr>
          <w:p w14:paraId="03513680" w14:textId="2464001B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Wartość kosztu produkcji może być zmienna w czasie, nie chcemy przechowywać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5DA476D5" w14:textId="6884C44D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money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096FBB47" w14:textId="2C0B640C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E703A82" w14:textId="1A891609" w:rsidR="00E34D6D" w:rsidRPr="003C5ADF" w:rsidRDefault="00A44BC3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Product.StandardCost</w:t>
            </w:r>
            <w:proofErr w:type="spellEnd"/>
          </w:p>
        </w:tc>
      </w:tr>
      <w:tr w:rsidR="00DD6997" w:rsidRPr="004D41CB" w14:paraId="48AC55C4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45C02FC2" w14:textId="2F530125" w:rsidR="00DD6997" w:rsidRDefault="00DD6997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Koszty</w:t>
            </w:r>
            <w:r w:rsidR="009465A3">
              <w:rPr>
                <w:rFonts w:ascii="Arial" w:hAnsi="Arial" w:cs="Arial"/>
                <w:sz w:val="18"/>
                <w:szCs w:val="18"/>
              </w:rPr>
              <w:t>.CenaJenostkowa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78F4EFBA" w14:textId="6FCA5204" w:rsidR="00DD6997" w:rsidRDefault="0076310B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679DB2FF" w14:textId="59002FD6" w:rsidR="00DD6997" w:rsidRDefault="00D4749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27E8C75D" w14:textId="654F1B3D" w:rsidR="00DD6997" w:rsidRDefault="00D4749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Cena jednostkowa w koszcie nie zmienia się w czasie.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283515C0" w14:textId="61D0FD2E" w:rsidR="00DD6997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money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7902DDC" w14:textId="39330220" w:rsidR="00DD6997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13C12DD" w14:textId="1DE2A378" w:rsidR="00DD6997" w:rsidRPr="61856086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Product.StandardCost</w:t>
            </w:r>
            <w:proofErr w:type="spellEnd"/>
          </w:p>
        </w:tc>
      </w:tr>
      <w:tr w:rsidR="009465A3" w:rsidRPr="004D41CB" w14:paraId="612609AF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643EDCBC" w14:textId="3BD37897" w:rsidR="009465A3" w:rsidRDefault="009465A3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Koszty.Ilosc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5AA7077D" w14:textId="3FB965AE" w:rsidR="009465A3" w:rsidRDefault="0076310B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54D73587" w14:textId="4664490C" w:rsidR="009465A3" w:rsidRDefault="00D4749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Nie </w:t>
            </w:r>
          </w:p>
        </w:tc>
        <w:tc>
          <w:tcPr>
            <w:tcW w:w="2989" w:type="dxa"/>
            <w:vAlign w:val="center"/>
          </w:tcPr>
          <w:p w14:paraId="5F2D6431" w14:textId="264C742F" w:rsidR="009465A3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Liczba wyprodukowanych sztuk może zmienić się w czasie, nie chcemy przechowywać historii zmian.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6B699812" w14:textId="54AB3BE0" w:rsidR="009465A3" w:rsidRDefault="00E92835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Decimal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(18,2)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4CFBD66F" w14:textId="49A72300" w:rsidR="009465A3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745E4FBD" w14:textId="3CEB1FFE" w:rsidR="009465A3" w:rsidRPr="61856086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SalesOrderDetail.OrderQty</w:t>
            </w:r>
            <w:proofErr w:type="spellEnd"/>
          </w:p>
        </w:tc>
      </w:tr>
      <w:tr w:rsidR="001F2CEF" w:rsidRPr="004D41CB" w14:paraId="00B6D945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3632E912" w14:textId="15EDDB12" w:rsidR="001F2CEF" w:rsidRDefault="001F2CEF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Koszty.FaktKosztowID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5A2428E9" w14:textId="467E925C" w:rsidR="001F2CEF" w:rsidRDefault="0076310B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38425686" w14:textId="1A163AD2" w:rsidR="001F2CEF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Stałą</w:t>
            </w:r>
          </w:p>
        </w:tc>
        <w:tc>
          <w:tcPr>
            <w:tcW w:w="2989" w:type="dxa"/>
            <w:vAlign w:val="center"/>
          </w:tcPr>
          <w:p w14:paraId="63FE3163" w14:textId="5B00A1B5" w:rsidR="001F2CEF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Identyfikator Kosztu jest niezmienny w czasie.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29B99395" w14:textId="56CA3882" w:rsidR="001F2CEF" w:rsidRDefault="00210E54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4F5F9531" w14:textId="3DAC0F8E" w:rsidR="001F2CEF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20EB5F61" w14:textId="3358B3C0" w:rsidR="001F2CEF" w:rsidRPr="61856086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E34D6D" w:rsidRPr="004D41CB" w14:paraId="78D51723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4058E667" w14:textId="7C0A5662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Produkt.ID</w:t>
            </w:r>
          </w:p>
        </w:tc>
        <w:tc>
          <w:tcPr>
            <w:tcW w:w="756" w:type="dxa"/>
            <w:noWrap/>
            <w:vAlign w:val="center"/>
          </w:tcPr>
          <w:p w14:paraId="2D8BCC52" w14:textId="29A00711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672A2387" w14:textId="39782D42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Stała </w:t>
            </w:r>
          </w:p>
        </w:tc>
        <w:tc>
          <w:tcPr>
            <w:tcW w:w="2989" w:type="dxa"/>
            <w:vAlign w:val="center"/>
          </w:tcPr>
          <w:p w14:paraId="56A1E5A8" w14:textId="071AC9ED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Identyfikator Produktu nie może zmieniać się w czasie.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1BF4424A" w14:textId="68E44196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049FC5B6" w14:textId="3964A84D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00708CC5" w14:textId="4B18EFA9" w:rsidR="00E34D6D" w:rsidRPr="003C5ADF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12638408">
              <w:rPr>
                <w:rFonts w:ascii="Arial" w:hAnsi="Arial" w:cs="Arial"/>
                <w:sz w:val="18"/>
                <w:szCs w:val="18"/>
              </w:rPr>
              <w:t>Product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12638408">
              <w:rPr>
                <w:rFonts w:ascii="Arial" w:hAnsi="Arial" w:cs="Arial"/>
                <w:sz w:val="18"/>
                <w:szCs w:val="18"/>
              </w:rPr>
              <w:t>.ProductID</w:t>
            </w:r>
            <w:proofErr w:type="spellEnd"/>
          </w:p>
        </w:tc>
      </w:tr>
      <w:tr w:rsidR="00E34D6D" w:rsidRPr="004D41CB" w14:paraId="4E19EB81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565F192C" w14:textId="07779F9D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Produkt.Nazwa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19558687" w14:textId="684D63EA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01169ED8" w14:textId="28DC1714" w:rsidR="00E34D6D" w:rsidRDefault="00F11C27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989" w:type="dxa"/>
            <w:vAlign w:val="center"/>
          </w:tcPr>
          <w:p w14:paraId="5BD887FA" w14:textId="5D7448AE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Nazwa Produktu może się zmienić w czasie</w:t>
            </w:r>
            <w:r w:rsidR="00F11C27">
              <w:rPr>
                <w:rFonts w:ascii="Arial" w:hAnsi="Arial" w:cs="Arial"/>
                <w:sz w:val="18"/>
                <w:szCs w:val="18"/>
              </w:rPr>
              <w:t>, chcemy przechowywać tą informacje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1CE574EA" w14:textId="0F7E7464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27457">
              <w:rPr>
                <w:rFonts w:ascii="Arial" w:hAnsi="Arial" w:cs="Arial"/>
                <w:sz w:val="18"/>
                <w:szCs w:val="18"/>
              </w:rPr>
              <w:t>Nvarchar</w:t>
            </w:r>
            <w:proofErr w:type="spellEnd"/>
            <w:r w:rsidRPr="00F27457">
              <w:rPr>
                <w:rFonts w:ascii="Arial" w:hAnsi="Arial" w:cs="Arial"/>
                <w:sz w:val="18"/>
                <w:szCs w:val="18"/>
              </w:rPr>
              <w:t>(50)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29C2F3F3" w14:textId="5ABB6E50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37157AEF" w14:textId="16AF093A" w:rsidR="00E34D6D" w:rsidRPr="003C5ADF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12638408">
              <w:rPr>
                <w:rFonts w:ascii="Arial" w:hAnsi="Arial" w:cs="Arial"/>
                <w:sz w:val="18"/>
                <w:szCs w:val="18"/>
              </w:rPr>
              <w:t>Product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12638408">
              <w:rPr>
                <w:rFonts w:ascii="Arial" w:hAnsi="Arial" w:cs="Arial"/>
                <w:sz w:val="18"/>
                <w:szCs w:val="18"/>
              </w:rPr>
              <w:t>.Name</w:t>
            </w:r>
            <w:proofErr w:type="spellEnd"/>
          </w:p>
        </w:tc>
      </w:tr>
      <w:tr w:rsidR="00E34D6D" w:rsidRPr="004D41CB" w14:paraId="4FFB9965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24F0B7A5" w14:textId="702D3704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Promocja.TypPromocji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41C1EF9C" w14:textId="58C80821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48121621" w14:textId="1A7A012F" w:rsidR="00E34D6D" w:rsidRDefault="00A508AC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78E7BD63" w14:textId="255AA093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Typ promocji </w:t>
            </w:r>
            <w:r w:rsidR="00A508AC">
              <w:rPr>
                <w:rFonts w:ascii="Arial" w:hAnsi="Arial" w:cs="Arial"/>
                <w:sz w:val="18"/>
                <w:szCs w:val="18"/>
              </w:rPr>
              <w:t xml:space="preserve">nie </w:t>
            </w:r>
            <w:r>
              <w:rPr>
                <w:rFonts w:ascii="Arial" w:hAnsi="Arial" w:cs="Arial"/>
                <w:sz w:val="18"/>
                <w:szCs w:val="18"/>
              </w:rPr>
              <w:t>może zmienić się w czasie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6D597127" w14:textId="22569431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27457">
              <w:rPr>
                <w:rFonts w:ascii="Arial" w:hAnsi="Arial" w:cs="Arial"/>
                <w:sz w:val="18"/>
                <w:szCs w:val="18"/>
              </w:rPr>
              <w:t>Nvarchar</w:t>
            </w:r>
            <w:proofErr w:type="spellEnd"/>
            <w:r w:rsidRPr="00F27457">
              <w:rPr>
                <w:rFonts w:ascii="Arial" w:hAnsi="Arial" w:cs="Arial"/>
                <w:sz w:val="18"/>
                <w:szCs w:val="18"/>
              </w:rPr>
              <w:t>(50)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B56DE7B" w14:textId="5E5A0123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6EA1CB27" w14:textId="57CC60AC" w:rsidR="00E34D6D" w:rsidRPr="12638408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12638408">
              <w:rPr>
                <w:rFonts w:ascii="Arial" w:hAnsi="Arial" w:cs="Arial"/>
                <w:sz w:val="18"/>
                <w:szCs w:val="18"/>
              </w:rPr>
              <w:t>SpecialOffer</w:t>
            </w:r>
            <w:r>
              <w:rPr>
                <w:rFonts w:ascii="Arial" w:hAnsi="Arial" w:cs="Arial"/>
                <w:sz w:val="18"/>
                <w:szCs w:val="18"/>
              </w:rPr>
              <w:t>.Type</w:t>
            </w:r>
            <w:proofErr w:type="spellEnd"/>
          </w:p>
        </w:tc>
      </w:tr>
      <w:tr w:rsidR="00E34D6D" w:rsidRPr="004D41CB" w14:paraId="06B4444F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4D57BAA6" w14:textId="3C577A9E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Promocja.KategoriaPromocji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39A04A6C" w14:textId="0CECC43D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5553DC16" w14:textId="0D772D18" w:rsidR="00E34D6D" w:rsidRDefault="007A2177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0D2F2371" w14:textId="158551D2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Kategoria promocji</w:t>
            </w:r>
            <w:r w:rsidR="007A2177">
              <w:rPr>
                <w:rFonts w:ascii="Arial" w:hAnsi="Arial" w:cs="Arial"/>
                <w:sz w:val="18"/>
                <w:szCs w:val="18"/>
              </w:rPr>
              <w:t xml:space="preserve"> nie</w:t>
            </w:r>
            <w:r>
              <w:rPr>
                <w:rFonts w:ascii="Arial" w:hAnsi="Arial" w:cs="Arial"/>
                <w:sz w:val="18"/>
                <w:szCs w:val="18"/>
              </w:rPr>
              <w:t xml:space="preserve"> może zmienić się w czasie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646F6BA8" w14:textId="6E7FE0F5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27457">
              <w:rPr>
                <w:rFonts w:ascii="Arial" w:hAnsi="Arial" w:cs="Arial"/>
                <w:sz w:val="18"/>
                <w:szCs w:val="18"/>
              </w:rPr>
              <w:t>Nvarchar</w:t>
            </w:r>
            <w:proofErr w:type="spellEnd"/>
            <w:r w:rsidRPr="00F27457">
              <w:rPr>
                <w:rFonts w:ascii="Arial" w:hAnsi="Arial" w:cs="Arial"/>
                <w:sz w:val="18"/>
                <w:szCs w:val="18"/>
              </w:rPr>
              <w:t>(50)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2182026C" w14:textId="56F05F04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3A39C6A" w14:textId="54091111" w:rsidR="00E34D6D" w:rsidRPr="12638408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12638408">
              <w:rPr>
                <w:rFonts w:ascii="Arial" w:hAnsi="Arial" w:cs="Arial"/>
                <w:sz w:val="18"/>
                <w:szCs w:val="18"/>
              </w:rPr>
              <w:t>SpecialOffer</w:t>
            </w:r>
            <w:r>
              <w:rPr>
                <w:rFonts w:ascii="Arial" w:hAnsi="Arial" w:cs="Arial"/>
                <w:sz w:val="18"/>
                <w:szCs w:val="18"/>
              </w:rPr>
              <w:t>.PromotionCategory</w:t>
            </w:r>
            <w:proofErr w:type="spellEnd"/>
          </w:p>
        </w:tc>
      </w:tr>
      <w:tr w:rsidR="00E34D6D" w:rsidRPr="004D41CB" w14:paraId="5482B13A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50BC467E" w14:textId="6AF6FE5F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Promocja.RabatProcent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61E92DCF" w14:textId="1319DB96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498F3677" w14:textId="7D217887" w:rsidR="00E34D6D" w:rsidRDefault="001B45AB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  <w:r w:rsidR="00E34D6D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989" w:type="dxa"/>
            <w:vAlign w:val="center"/>
          </w:tcPr>
          <w:p w14:paraId="16294C06" w14:textId="60324D7C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Wartość obniżki procentowej dla danej promocji może zmienić się w czasie</w:t>
            </w:r>
            <w:r w:rsidR="001B45AB">
              <w:rPr>
                <w:rFonts w:ascii="Arial" w:hAnsi="Arial" w:cs="Arial"/>
                <w:sz w:val="18"/>
                <w:szCs w:val="18"/>
              </w:rPr>
              <w:t xml:space="preserve"> ch</w:t>
            </w:r>
            <w:r w:rsidR="00F71AFB">
              <w:rPr>
                <w:rFonts w:ascii="Arial" w:hAnsi="Arial" w:cs="Arial"/>
                <w:sz w:val="18"/>
                <w:szCs w:val="18"/>
              </w:rPr>
              <w:t xml:space="preserve">cemy </w:t>
            </w:r>
            <w:r w:rsidR="00B02AF3">
              <w:rPr>
                <w:rFonts w:ascii="Arial" w:hAnsi="Arial" w:cs="Arial"/>
                <w:sz w:val="18"/>
                <w:szCs w:val="18"/>
              </w:rPr>
              <w:t>to przechowywać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49563F05" w14:textId="2CE22DE7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smallmoney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0CBC8F8A" w14:textId="1DF79EF8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38DB6A1D" w14:textId="3E4C4E5F" w:rsidR="00E34D6D" w:rsidRPr="00430EC7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12638408">
              <w:rPr>
                <w:rFonts w:ascii="Arial" w:hAnsi="Arial" w:cs="Arial"/>
                <w:sz w:val="18"/>
                <w:szCs w:val="18"/>
              </w:rPr>
              <w:t>SpecialOffer.DiscountPct</w:t>
            </w:r>
            <w:proofErr w:type="spellEnd"/>
          </w:p>
        </w:tc>
      </w:tr>
      <w:tr w:rsidR="00E34D6D" w:rsidRPr="004D41CB" w14:paraId="77D00C1B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7274C81F" w14:textId="1935DF81" w:rsidR="00E34D6D" w:rsidRDefault="00E34D6D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Promocja.KluczPromocji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052E4F0B" w14:textId="72676811" w:rsidR="00E34D6D" w:rsidRDefault="00B02AF3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5C9AFD2F" w14:textId="2EDF72F8" w:rsidR="00E34D6D" w:rsidRDefault="00B02AF3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40EFEA03" w14:textId="5DCF3CFC" w:rsidR="00E34D6D" w:rsidRDefault="00C402AB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Klucz promocji nie ulega zmianie po dodaniu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4EF14B2F" w14:textId="4503EB9E" w:rsidR="00E34D6D" w:rsidRDefault="000F6727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9DE189A" w14:textId="29B304C2" w:rsidR="00E34D6D" w:rsidRDefault="000F6727" w:rsidP="005F476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78628D34" w14:textId="5B19EB90" w:rsidR="00E34D6D" w:rsidRPr="12638408" w:rsidRDefault="00A44BC3" w:rsidP="005F476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SpecialOffer.SpecialOfferID</w:t>
            </w:r>
            <w:proofErr w:type="spellEnd"/>
          </w:p>
        </w:tc>
      </w:tr>
      <w:tr w:rsidR="00E34D6D" w:rsidRPr="004D41CB" w14:paraId="23C60B96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7279B026" w14:textId="3F12D9AA" w:rsidR="00E34D6D" w:rsidRDefault="00E34D6D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Dzien.IDData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41678875" w14:textId="029B9251" w:rsidR="00E34D6D" w:rsidRDefault="00B02AF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3BEAC4A6" w14:textId="7B2C5CE3" w:rsidR="00E34D6D" w:rsidRDefault="00B02AF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3886ED78" w14:textId="72340AEA" w:rsidR="00E34D6D" w:rsidRDefault="00C402AB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IDData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nie ulega zmianie po dodaniu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2B50F447" w14:textId="147E2A13" w:rsidR="00E34D6D" w:rsidRDefault="004D7518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5BB81FE8" w14:textId="6CB682CF" w:rsidR="00E34D6D" w:rsidRDefault="000F6727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41ACF880" w14:textId="775BCCCB" w:rsidR="00E34D6D" w:rsidRPr="12638408" w:rsidRDefault="001B1902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E34D6D" w:rsidRPr="004D41CB" w14:paraId="45ED1A34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0A43901D" w14:textId="309B396D" w:rsidR="00E34D6D" w:rsidRDefault="00E34D6D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Dzien</w:t>
            </w:r>
            <w:r w:rsidR="002824AF">
              <w:rPr>
                <w:rFonts w:ascii="Arial" w:hAnsi="Arial" w:cs="Arial"/>
                <w:sz w:val="18"/>
                <w:szCs w:val="18"/>
              </w:rPr>
              <w:t>.Data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5CFC4F32" w14:textId="2548D331" w:rsidR="00E34D6D" w:rsidRDefault="00B02AF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567726E0" w14:textId="10792C09" w:rsidR="00E34D6D" w:rsidRDefault="000F6727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341B46ED" w14:textId="72ABCDCF" w:rsidR="00E34D6D" w:rsidRDefault="004D751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Używamy jednego kalendarz, nie ulega zmianie w czasie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157CCCFD" w14:textId="473BC1C7" w:rsidR="00E34D6D" w:rsidRDefault="004869E7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Date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6FD0C60C" w14:textId="50CBB201" w:rsidR="00E34D6D" w:rsidRDefault="001E2754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374AA6C8" w14:textId="0E3BF5B0" w:rsidR="00E34D6D" w:rsidRPr="12638408" w:rsidRDefault="001B1902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2824AF" w:rsidRPr="004D41CB" w14:paraId="69864FF2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436E1F19" w14:textId="77A3BF41" w:rsidR="002824AF" w:rsidRDefault="002824AF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</w:t>
            </w:r>
            <w:r w:rsidR="00BF26EC">
              <w:rPr>
                <w:rFonts w:ascii="Arial" w:hAnsi="Arial" w:cs="Arial"/>
                <w:sz w:val="18"/>
                <w:szCs w:val="18"/>
              </w:rPr>
              <w:t>zien.DzienNazwa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72ABC97C" w14:textId="75DAC741" w:rsidR="002824AF" w:rsidRDefault="00B02AF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435D9E38" w14:textId="77967159" w:rsidR="002824AF" w:rsidRDefault="000F6727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798BB410" w14:textId="0F011F57" w:rsidR="002824AF" w:rsidRDefault="004D751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Używamy jednego kalendarz, nie ulega zmianie w czasie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7F87D553" w14:textId="08125270" w:rsidR="002824AF" w:rsidRDefault="00EA25BD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Nvarchar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(30)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90FD9C0" w14:textId="14B5FF9F" w:rsidR="002824AF" w:rsidRDefault="004D751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0215353" w14:textId="2D4D09A0" w:rsidR="002824AF" w:rsidRPr="12638408" w:rsidRDefault="001B1902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BF26EC" w:rsidRPr="004D41CB" w14:paraId="7F3DA598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6413049E" w14:textId="39D5D85E" w:rsidR="00BF26EC" w:rsidRDefault="00BF26EC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Miesiac.</w:t>
            </w:r>
            <w:r w:rsidR="00585F40">
              <w:rPr>
                <w:rFonts w:ascii="Arial" w:hAnsi="Arial" w:cs="Arial"/>
                <w:sz w:val="18"/>
                <w:szCs w:val="18"/>
              </w:rPr>
              <w:t>Tydzien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48A50CB2" w14:textId="651B1241" w:rsidR="00BF26EC" w:rsidRDefault="00B02AF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7EE4E6B2" w14:textId="61875DB0" w:rsidR="00BF26EC" w:rsidRDefault="000F6727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2E73394B" w14:textId="391BFB96" w:rsidR="00BF26EC" w:rsidRDefault="004D751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Używamy jednego kalendarz, nie ulega zmianie w czasie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1569CB30" w14:textId="3D4BFED3" w:rsidR="00BF26EC" w:rsidRDefault="00F57E66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16A4BB38" w14:textId="251C4510" w:rsidR="00BF26EC" w:rsidRDefault="004D751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48AF1176" w14:textId="13A26090" w:rsidR="00BF26EC" w:rsidRPr="12638408" w:rsidRDefault="001B1902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585F40" w:rsidRPr="004D41CB" w14:paraId="794A82D6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55A8396E" w14:textId="1A075718" w:rsidR="00585F40" w:rsidRDefault="00585F40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Miesiac.</w:t>
            </w:r>
            <w:r w:rsidR="007A266D">
              <w:rPr>
                <w:rFonts w:ascii="Arial" w:hAnsi="Arial" w:cs="Arial"/>
                <w:sz w:val="18"/>
                <w:szCs w:val="18"/>
              </w:rPr>
              <w:t>TydzienISO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31B018AA" w14:textId="5A983B60" w:rsidR="00585F40" w:rsidRDefault="00B02AF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4BAEF438" w14:textId="44D361F7" w:rsidR="00585F40" w:rsidRDefault="000F6727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11DBE69B" w14:textId="018F7F10" w:rsidR="00585F40" w:rsidRDefault="004D751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Używamy jednego kalendarz, nie ulega zmianie w czasie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3C2A8F1E" w14:textId="0BE93FD7" w:rsidR="00585F40" w:rsidRDefault="004F2676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47C13E53" w14:textId="48924988" w:rsidR="00585F40" w:rsidRDefault="004D751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B80DA7B" w14:textId="575F228B" w:rsidR="00585F40" w:rsidRPr="12638408" w:rsidRDefault="001B1902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7A266D" w:rsidRPr="004D41CB" w14:paraId="5689E173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673DCB21" w14:textId="61735F59" w:rsidR="007A266D" w:rsidRDefault="008B4F71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Dzien</w:t>
            </w:r>
            <w:r w:rsidR="00BF6879">
              <w:rPr>
                <w:rFonts w:ascii="Arial" w:hAnsi="Arial" w:cs="Arial"/>
                <w:sz w:val="18"/>
                <w:szCs w:val="18"/>
              </w:rPr>
              <w:t>.DzienTygodnia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48A68FEC" w14:textId="1D2AC411" w:rsidR="007A266D" w:rsidRDefault="00B02AF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38EC2FE5" w14:textId="5529E369" w:rsidR="007A266D" w:rsidRDefault="000F6727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57F631E4" w14:textId="790A4CEB" w:rsidR="007A266D" w:rsidRDefault="004D751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Używamy jednego kalendarz, nie ulega zmianie w czasie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1AE4DF88" w14:textId="1CEA4F4B" w:rsidR="007A266D" w:rsidRDefault="004F2676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596026DE" w14:textId="2F1BD4A1" w:rsidR="007A266D" w:rsidRDefault="004D751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8BFF0E8" w14:textId="77BD0B1B" w:rsidR="007A266D" w:rsidRPr="12638408" w:rsidRDefault="001B1902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531B03" w:rsidRPr="004D41CB" w14:paraId="45C9812D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241A1905" w14:textId="79FBD0D8" w:rsidR="00531B03" w:rsidRDefault="00531B03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Miesiac.MiesiacNazwa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183EA42B" w14:textId="0CB09320" w:rsidR="00531B03" w:rsidRDefault="00B02AF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362CC6CF" w14:textId="401D5A1C" w:rsidR="00531B03" w:rsidRDefault="000F6727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6ED3CE16" w14:textId="1B35D7D9" w:rsidR="00531B03" w:rsidRDefault="004D751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Używamy jednego kalendarz, nie ulega zmianie w czasie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4E96087E" w14:textId="0AE60495" w:rsidR="00531B03" w:rsidRDefault="006B782B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Nvarchar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(30)</w:t>
            </w:r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6CD0B631" w14:textId="3BC66DF0" w:rsidR="00531B03" w:rsidRDefault="001E2754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DEA6FA3" w14:textId="2A5FF821" w:rsidR="00531B03" w:rsidRPr="12638408" w:rsidRDefault="001B1902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531B03" w:rsidRPr="004D41CB" w14:paraId="6FEFB780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49FC0183" w14:textId="1258D2B8" w:rsidR="00531B03" w:rsidRDefault="00A3101C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Kwartal</w:t>
            </w:r>
            <w:proofErr w:type="spellEnd"/>
            <w:r w:rsidR="001719FC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1719FC">
              <w:rPr>
                <w:rFonts w:ascii="Arial" w:hAnsi="Arial" w:cs="Arial"/>
                <w:sz w:val="18"/>
                <w:szCs w:val="18"/>
              </w:rPr>
              <w:t>IDKwartal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63D2E949" w14:textId="6D08E905" w:rsidR="00531B03" w:rsidRDefault="00B02AF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2D4C8889" w14:textId="5A8B5F74" w:rsidR="00531B03" w:rsidRDefault="00B02AF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6C1EC2A3" w14:textId="310CEE5E" w:rsidR="00531B03" w:rsidRDefault="00C402AB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Identyfikator Kwartału nie ulega zmianie po dodaniu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731DE35E" w14:textId="5C9C1ADF" w:rsidR="00531B03" w:rsidRDefault="001E2754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5CA88C9A" w14:textId="346A886E" w:rsidR="00531B03" w:rsidRDefault="00A42EE4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4926C8BC" w14:textId="3EBEE46D" w:rsidR="00531B03" w:rsidRPr="12638408" w:rsidRDefault="001B1902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A3101C" w:rsidRPr="004D41CB" w14:paraId="268CE193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0EA55522" w14:textId="1731E4EC" w:rsidR="00A3101C" w:rsidRDefault="004349BE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Miesiac.PierwszyDzienMiesiaca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77BFB19F" w14:textId="09E06014" w:rsidR="00A3101C" w:rsidRDefault="00B02AF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100E0A6A" w14:textId="4116AA28" w:rsidR="00A3101C" w:rsidRDefault="000F6727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05B23C7C" w14:textId="7BA6643D" w:rsidR="00A3101C" w:rsidRDefault="004D751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Używamy jednego kalendarz, nie ulega zmianie w czasie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21C70876" w14:textId="07A00A7B" w:rsidR="00A3101C" w:rsidRDefault="003A7817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Date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6B9C5F2C" w14:textId="65541D89" w:rsidR="00A3101C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68FBFFB0" w14:textId="3C4E0CA7" w:rsidR="00A3101C" w:rsidRPr="12638408" w:rsidRDefault="001B1902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4349BE" w:rsidRPr="004D41CB" w14:paraId="5B8CA91E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29C25F44" w14:textId="6641E951" w:rsidR="004349BE" w:rsidRDefault="005A776D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Rok.OstatniDzienRoku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20CD7D49" w14:textId="7FD28B18" w:rsidR="004349BE" w:rsidRDefault="00B02AF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064C1B3C" w14:textId="1D8A8D09" w:rsidR="004349BE" w:rsidRDefault="000F6727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30BD8BBD" w14:textId="39607225" w:rsidR="004349BE" w:rsidRDefault="004D751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Używamy jednego kalendarz, nie ulega zmianie w czasie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72A69B50" w14:textId="5F50BB9B" w:rsidR="004349BE" w:rsidRDefault="00786D59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Date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7CA13B1A" w14:textId="2A4BE5B3" w:rsidR="004349BE" w:rsidRDefault="00A44BC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0655C24" w14:textId="19484174" w:rsidR="004349BE" w:rsidRPr="12638408" w:rsidRDefault="001B1902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5A776D" w:rsidRPr="004D41CB" w14:paraId="7EA262EC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06245E81" w14:textId="3754F648" w:rsidR="005A776D" w:rsidRDefault="003C432B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Rok.Dz</w:t>
            </w:r>
            <w:r w:rsidR="00FB5837">
              <w:rPr>
                <w:rFonts w:ascii="Arial" w:hAnsi="Arial" w:cs="Arial"/>
                <w:sz w:val="18"/>
                <w:szCs w:val="18"/>
              </w:rPr>
              <w:t>ienRoku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3C4A2293" w14:textId="4B2F21E3" w:rsidR="005A776D" w:rsidRDefault="00B02AF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031D4596" w14:textId="67515734" w:rsidR="005A776D" w:rsidRDefault="000F6727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1503395A" w14:textId="4407C431" w:rsidR="005A776D" w:rsidRDefault="004D7518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Używamy jednego kalendarz, nie ulega zmianie w czasie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37BBEB78" w14:textId="4872D096" w:rsidR="005A776D" w:rsidRDefault="00786D59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3F4526CC" w14:textId="27D7887A" w:rsidR="005A776D" w:rsidRDefault="00B527A1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AEE2F88" w14:textId="0B5D8930" w:rsidR="005A776D" w:rsidRPr="12638408" w:rsidRDefault="001B1902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FB5837" w:rsidRPr="004D41CB" w14:paraId="66316A4C" w14:textId="77777777" w:rsidTr="000A7CA7">
        <w:trPr>
          <w:trHeight w:val="418"/>
        </w:trPr>
        <w:tc>
          <w:tcPr>
            <w:tcW w:w="1087" w:type="dxa"/>
            <w:noWrap/>
            <w:vAlign w:val="center"/>
          </w:tcPr>
          <w:p w14:paraId="06C6D07A" w14:textId="391FA9F5" w:rsidR="00FB5837" w:rsidRDefault="00FB5837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Miesiac.IDMiesiac</w:t>
            </w:r>
            <w:proofErr w:type="spellEnd"/>
          </w:p>
        </w:tc>
        <w:tc>
          <w:tcPr>
            <w:tcW w:w="756" w:type="dxa"/>
            <w:noWrap/>
            <w:vAlign w:val="center"/>
          </w:tcPr>
          <w:p w14:paraId="143898FD" w14:textId="6A33D934" w:rsidR="00FB5837" w:rsidRDefault="00B02AF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838" w:type="dxa"/>
            <w:vAlign w:val="center"/>
          </w:tcPr>
          <w:p w14:paraId="5A51CC05" w14:textId="016D5610" w:rsidR="00FB5837" w:rsidRDefault="00B02AF3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2989" w:type="dxa"/>
            <w:vAlign w:val="center"/>
          </w:tcPr>
          <w:p w14:paraId="0F0CB8CE" w14:textId="2090BA1A" w:rsidR="00FB5837" w:rsidRDefault="00C402AB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Identyfikator Miesiąca nie ulega zmianie po dodaniu</w:t>
            </w:r>
          </w:p>
        </w:tc>
        <w:tc>
          <w:tcPr>
            <w:tcW w:w="1155" w:type="dxa"/>
            <w:shd w:val="clear" w:color="auto" w:fill="E2EFD9" w:themeFill="accent6" w:themeFillTint="33"/>
            <w:noWrap/>
            <w:vAlign w:val="center"/>
          </w:tcPr>
          <w:p w14:paraId="761A7A45" w14:textId="43C8597D" w:rsidR="00FB5837" w:rsidRDefault="001E2754" w:rsidP="00B85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13" w:type="dxa"/>
            <w:shd w:val="clear" w:color="auto" w:fill="E2EFD9" w:themeFill="accent6" w:themeFillTint="33"/>
            <w:noWrap/>
            <w:vAlign w:val="center"/>
          </w:tcPr>
          <w:p w14:paraId="70D1952F" w14:textId="7600A1D9" w:rsidR="00FB5837" w:rsidRDefault="00A42EE4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33553079" w14:textId="17EE1B23" w:rsidR="00FB5837" w:rsidRPr="12638408" w:rsidRDefault="001B1902" w:rsidP="00B85B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Generator</w:t>
            </w:r>
          </w:p>
        </w:tc>
      </w:tr>
    </w:tbl>
    <w:p w14:paraId="43EC5014" w14:textId="616A421A" w:rsidR="0FC3127C" w:rsidRDefault="0FC3127C" w:rsidP="1D517F9A"/>
    <w:p w14:paraId="0D8BDB31" w14:textId="77777777" w:rsidR="006B15C3" w:rsidRDefault="3228035D" w:rsidP="0FC3127C">
      <w:r w:rsidRPr="00D3198E">
        <w:rPr>
          <w:rFonts w:ascii="Times New Roman" w:hAnsi="Times New Roman"/>
        </w:rPr>
        <w:lastRenderedPageBreak/>
        <w:t>Uwaga</w:t>
      </w:r>
      <w:r>
        <w:t xml:space="preserve">: </w:t>
      </w:r>
    </w:p>
    <w:p w14:paraId="756B86E3" w14:textId="3122A7A1" w:rsidR="00373542" w:rsidRPr="00FE3BB7" w:rsidRDefault="3228035D" w:rsidP="0FC3127C">
      <w:r>
        <w:t xml:space="preserve">W ramach </w:t>
      </w:r>
      <w:r w:rsidRPr="00D3198E">
        <w:rPr>
          <w:rFonts w:ascii="Times New Roman" w:hAnsi="Times New Roman"/>
        </w:rPr>
        <w:t>laboratorium</w:t>
      </w:r>
      <w:r>
        <w:t xml:space="preserve"> nie uwzględniamy </w:t>
      </w:r>
      <w:r w:rsidR="006357E8">
        <w:t xml:space="preserve">zmienności w </w:t>
      </w:r>
      <w:r w:rsidR="00F47FA4">
        <w:t>czasie</w:t>
      </w:r>
      <w:r>
        <w:t>.</w:t>
      </w:r>
    </w:p>
    <w:p w14:paraId="77DD89AB" w14:textId="0C233A83" w:rsidR="004D446A" w:rsidRDefault="42D26E7C" w:rsidP="00766F47">
      <w:pPr>
        <w:pStyle w:val="Heading1"/>
      </w:pPr>
      <w:bookmarkStart w:id="33" w:name="_Ref203507523"/>
      <w:bookmarkStart w:id="34" w:name="_Toc209692630"/>
      <w:bookmarkStart w:id="35" w:name="_Toc219582033"/>
      <w:r>
        <w:t xml:space="preserve">Model </w:t>
      </w:r>
      <w:r w:rsidR="0B8EB2A6">
        <w:t>logiczny bazy danych dla hurtowni</w:t>
      </w:r>
      <w:r>
        <w:t xml:space="preserve"> danych</w:t>
      </w:r>
      <w:bookmarkEnd w:id="33"/>
      <w:bookmarkEnd w:id="34"/>
      <w:bookmarkEnd w:id="35"/>
    </w:p>
    <w:p w14:paraId="0455BABD" w14:textId="4CBB42F3" w:rsidR="4E481675" w:rsidRDefault="4E481675" w:rsidP="00ED3059">
      <w:pPr>
        <w:rPr>
          <w:noProof/>
        </w:rPr>
      </w:pPr>
    </w:p>
    <w:p w14:paraId="481424C8" w14:textId="40A490D9" w:rsidR="00713AE3" w:rsidRDefault="4E481675" w:rsidP="00ED3059">
      <w:r>
        <w:rPr>
          <w:noProof/>
        </w:rPr>
        <w:drawing>
          <wp:inline distT="0" distB="0" distL="0" distR="0" wp14:anchorId="36958F0A" wp14:editId="276B3D1E">
            <wp:extent cx="5762625" cy="4791075"/>
            <wp:effectExtent l="0" t="0" r="0" b="0"/>
            <wp:docPr id="7331439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43999" name="Picture 7331439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29C6" w14:textId="6A2E837E" w:rsidR="00A44BC3" w:rsidRPr="00A44BC3" w:rsidRDefault="00A11836" w:rsidP="00F05025">
      <w:pPr>
        <w:pStyle w:val="Caption"/>
        <w:jc w:val="center"/>
      </w:pPr>
      <w:bookmarkStart w:id="36" w:name="_Toc219581999"/>
      <w:r>
        <w:t xml:space="preserve">Rysunek </w:t>
      </w:r>
      <w:r w:rsidRPr="2C065662">
        <w:fldChar w:fldCharType="begin"/>
      </w:r>
      <w:r>
        <w:instrText xml:space="preserve"> SEQ Rysunek \* ARABIC </w:instrText>
      </w:r>
      <w:r w:rsidRPr="2C065662">
        <w:fldChar w:fldCharType="separate"/>
      </w:r>
      <w:r w:rsidR="00DF0A99">
        <w:rPr>
          <w:noProof/>
        </w:rPr>
        <w:t>3</w:t>
      </w:r>
      <w:r w:rsidRPr="2C065662">
        <w:rPr>
          <w:noProof/>
        </w:rPr>
        <w:fldChar w:fldCharType="end"/>
      </w:r>
      <w:r>
        <w:t xml:space="preserve"> - Model logiczny bazy danych dla hurtowni danych.</w:t>
      </w:r>
      <w:bookmarkEnd w:id="36"/>
    </w:p>
    <w:p w14:paraId="7DB54A96" w14:textId="49C6EED2" w:rsidR="009A3717" w:rsidRDefault="42D26E7C" w:rsidP="009E13E0">
      <w:pPr>
        <w:pStyle w:val="Heading1"/>
      </w:pPr>
      <w:bookmarkStart w:id="37" w:name="_Ref203507530"/>
      <w:bookmarkStart w:id="38" w:name="_Toc209692631"/>
      <w:bookmarkStart w:id="39" w:name="_Toc219582034"/>
      <w:r>
        <w:lastRenderedPageBreak/>
        <w:t xml:space="preserve">Projekt </w:t>
      </w:r>
      <w:r w:rsidR="7B4C6B41">
        <w:t>procesu ETL</w:t>
      </w:r>
      <w:bookmarkEnd w:id="37"/>
      <w:bookmarkEnd w:id="38"/>
      <w:bookmarkEnd w:id="39"/>
    </w:p>
    <w:p w14:paraId="4B7E6C23" w14:textId="77777777" w:rsidR="00971FBE" w:rsidRDefault="003C19D8" w:rsidP="00927533">
      <w:pPr>
        <w:pStyle w:val="LABtekst"/>
        <w:jc w:val="center"/>
      </w:pPr>
      <w:r w:rsidRPr="003C19D8">
        <w:rPr>
          <w:noProof/>
        </w:rPr>
        <w:drawing>
          <wp:inline distT="0" distB="0" distL="0" distR="0" wp14:anchorId="6677E3C4" wp14:editId="521BB55A">
            <wp:extent cx="4765964" cy="4366611"/>
            <wp:effectExtent l="0" t="0" r="0" b="0"/>
            <wp:docPr id="1390318702" name="Obraz 1" descr="Obraz zawierający tekst, zrzut ekranu, diagram, map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18702" name="Obraz 1" descr="Obraz zawierający tekst, zrzut ekranu, diagram, mapa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9395" cy="439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18FB" w14:textId="721F40C8" w:rsidR="00971FBE" w:rsidRDefault="00030E9C" w:rsidP="00030E9C">
      <w:pPr>
        <w:pStyle w:val="Caption"/>
        <w:jc w:val="center"/>
      </w:pPr>
      <w:bookmarkStart w:id="40" w:name="_Toc219582000"/>
      <w:r>
        <w:t xml:space="preserve">Rysunek </w:t>
      </w:r>
      <w:r w:rsidR="00DF0A99">
        <w:fldChar w:fldCharType="begin"/>
      </w:r>
      <w:r w:rsidR="00DF0A99">
        <w:instrText xml:space="preserve"> SEQ Rysunek \* ARABIC </w:instrText>
      </w:r>
      <w:r w:rsidR="00DF0A99">
        <w:fldChar w:fldCharType="separate"/>
      </w:r>
      <w:r w:rsidR="00DF0A99">
        <w:rPr>
          <w:noProof/>
        </w:rPr>
        <w:t>4</w:t>
      </w:r>
      <w:r w:rsidR="00DF0A99">
        <w:rPr>
          <w:noProof/>
        </w:rPr>
        <w:fldChar w:fldCharType="end"/>
      </w:r>
      <w:r>
        <w:t xml:space="preserve"> - Data </w:t>
      </w:r>
      <w:proofErr w:type="spellStart"/>
      <w:r>
        <w:t>Flow</w:t>
      </w:r>
      <w:proofErr w:type="spellEnd"/>
      <w:r>
        <w:t xml:space="preserve"> zasilenia tabeli </w:t>
      </w:r>
      <w:proofErr w:type="spellStart"/>
      <w:r w:rsidR="00DF0A99">
        <w:t>D_</w:t>
      </w:r>
      <w:r>
        <w:t>Sklep</w:t>
      </w:r>
      <w:bookmarkEnd w:id="40"/>
      <w:proofErr w:type="spellEnd"/>
    </w:p>
    <w:p w14:paraId="2A8D4009" w14:textId="7DDB4A9E" w:rsidR="00971FBE" w:rsidRDefault="00971FBE" w:rsidP="00DF0A99">
      <w:pPr>
        <w:pStyle w:val="LABtekst"/>
        <w:jc w:val="center"/>
      </w:pPr>
      <w:r w:rsidRPr="009A3717">
        <w:rPr>
          <w:noProof/>
        </w:rPr>
        <w:lastRenderedPageBreak/>
        <w:drawing>
          <wp:inline distT="0" distB="0" distL="0" distR="0" wp14:anchorId="05492159" wp14:editId="284DB7A8">
            <wp:extent cx="5759450" cy="5000625"/>
            <wp:effectExtent l="0" t="0" r="0" b="9525"/>
            <wp:docPr id="2018422419" name="Obraz 1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22419" name="Obraz 1" descr="Obraz zawierający tekst, zrzut ekranu, wyświetlacz, oprogramowanie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2C25" w14:textId="5F28334A" w:rsidR="00DF0A99" w:rsidRDefault="00DF0A99" w:rsidP="00DF0A99">
      <w:pPr>
        <w:pStyle w:val="Caption"/>
        <w:jc w:val="center"/>
      </w:pPr>
      <w:bookmarkStart w:id="41" w:name="_Toc219582001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- </w:t>
      </w:r>
      <w:proofErr w:type="spellStart"/>
      <w:r>
        <w:t>Mapping</w:t>
      </w:r>
      <w:proofErr w:type="spellEnd"/>
      <w:r>
        <w:t xml:space="preserve"> tabeli </w:t>
      </w:r>
      <w:proofErr w:type="spellStart"/>
      <w:r>
        <w:t>D_Sklep</w:t>
      </w:r>
      <w:bookmarkEnd w:id="41"/>
      <w:proofErr w:type="spellEnd"/>
    </w:p>
    <w:p w14:paraId="3FA14083" w14:textId="77777777" w:rsidR="00971FBE" w:rsidRDefault="00971FBE" w:rsidP="009E13E0">
      <w:pPr>
        <w:pStyle w:val="LABtekst"/>
      </w:pPr>
    </w:p>
    <w:p w14:paraId="0C20C474" w14:textId="77777777" w:rsidR="00971FBE" w:rsidRDefault="00971FBE" w:rsidP="009E13E0">
      <w:pPr>
        <w:pStyle w:val="LABtekst"/>
      </w:pPr>
    </w:p>
    <w:p w14:paraId="5E0B6AAA" w14:textId="77777777" w:rsidR="00971FBE" w:rsidRDefault="00971FBE" w:rsidP="009E13E0">
      <w:pPr>
        <w:pStyle w:val="LABtekst"/>
      </w:pPr>
    </w:p>
    <w:p w14:paraId="43EF194F" w14:textId="77777777" w:rsidR="00971FBE" w:rsidRDefault="00651BA5" w:rsidP="00DF0A99">
      <w:pPr>
        <w:pStyle w:val="LABtekst"/>
        <w:jc w:val="center"/>
      </w:pPr>
      <w:r w:rsidRPr="00651BA5">
        <w:rPr>
          <w:noProof/>
        </w:rPr>
        <w:lastRenderedPageBreak/>
        <w:drawing>
          <wp:inline distT="0" distB="0" distL="0" distR="0" wp14:anchorId="33C553DB" wp14:editId="0A0FDD14">
            <wp:extent cx="5759450" cy="4084320"/>
            <wp:effectExtent l="0" t="0" r="0" b="0"/>
            <wp:docPr id="1303793720" name="Obraz 1" descr="Obraz zawierający tekst, zrzut ekranu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93720" name="Obraz 1" descr="Obraz zawierający tekst, zrzut ekranu, diagram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619B" w14:textId="3183667E" w:rsidR="00DF0A99" w:rsidRDefault="00DF0A99" w:rsidP="00DF0A99">
      <w:pPr>
        <w:pStyle w:val="Caption"/>
        <w:jc w:val="center"/>
      </w:pPr>
      <w:bookmarkStart w:id="42" w:name="_Toc219582002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- Data </w:t>
      </w:r>
      <w:proofErr w:type="spellStart"/>
      <w:r>
        <w:t>Flow</w:t>
      </w:r>
      <w:proofErr w:type="spellEnd"/>
      <w:r>
        <w:t xml:space="preserve"> zasilenia tabeli </w:t>
      </w:r>
      <w:proofErr w:type="spellStart"/>
      <w:r>
        <w:t>D_Promocja</w:t>
      </w:r>
      <w:bookmarkEnd w:id="42"/>
      <w:proofErr w:type="spellEnd"/>
    </w:p>
    <w:p w14:paraId="34D61850" w14:textId="3AC70A33" w:rsidR="00971FBE" w:rsidRDefault="00971FBE" w:rsidP="00DF0A99">
      <w:pPr>
        <w:pStyle w:val="LABtekst"/>
        <w:jc w:val="center"/>
      </w:pPr>
      <w:r w:rsidRPr="00DE4C28">
        <w:rPr>
          <w:noProof/>
        </w:rPr>
        <w:lastRenderedPageBreak/>
        <w:drawing>
          <wp:inline distT="0" distB="0" distL="0" distR="0" wp14:anchorId="00DF2B16" wp14:editId="4CA29610">
            <wp:extent cx="5759450" cy="5057775"/>
            <wp:effectExtent l="0" t="0" r="0" b="9525"/>
            <wp:docPr id="256269750" name="Obraz 1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69750" name="Obraz 1" descr="Obraz zawierający tekst, zrzut ekranu, wyświetlacz, oprogramowanie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7BA9" w14:textId="63FA2F2F" w:rsidR="00DF0A99" w:rsidRDefault="00DF0A99" w:rsidP="00DF0A99">
      <w:pPr>
        <w:pStyle w:val="Caption"/>
        <w:jc w:val="center"/>
      </w:pPr>
      <w:bookmarkStart w:id="43" w:name="_Toc219582003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- </w:t>
      </w:r>
      <w:proofErr w:type="spellStart"/>
      <w:r>
        <w:t>Mapping</w:t>
      </w:r>
      <w:proofErr w:type="spellEnd"/>
      <w:r>
        <w:t xml:space="preserve"> tabeli </w:t>
      </w:r>
      <w:proofErr w:type="spellStart"/>
      <w:r>
        <w:t>D_Promocja</w:t>
      </w:r>
      <w:bookmarkEnd w:id="43"/>
      <w:proofErr w:type="spellEnd"/>
    </w:p>
    <w:p w14:paraId="00F55503" w14:textId="77777777" w:rsidR="00971FBE" w:rsidRDefault="002C3E46" w:rsidP="00DF0A99">
      <w:pPr>
        <w:pStyle w:val="LABtekst"/>
        <w:jc w:val="center"/>
      </w:pPr>
      <w:r w:rsidRPr="002C3E46">
        <w:rPr>
          <w:noProof/>
        </w:rPr>
        <w:lastRenderedPageBreak/>
        <w:drawing>
          <wp:inline distT="0" distB="0" distL="0" distR="0" wp14:anchorId="6A0F9C73" wp14:editId="58B8292A">
            <wp:extent cx="5759450" cy="4265930"/>
            <wp:effectExtent l="0" t="0" r="0" b="1270"/>
            <wp:docPr id="151648393" name="Obraz 1" descr="Obraz zawierający tekst, zrzut ekranu, diagram, Pla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8393" name="Obraz 1" descr="Obraz zawierający tekst, zrzut ekranu, diagram, Plan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709C" w14:textId="2C73F10E" w:rsidR="00DF0A99" w:rsidRDefault="00DF0A99" w:rsidP="00DF0A99">
      <w:pPr>
        <w:pStyle w:val="Caption"/>
        <w:jc w:val="center"/>
      </w:pPr>
      <w:bookmarkStart w:id="44" w:name="_Toc219582004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- Data </w:t>
      </w:r>
      <w:proofErr w:type="spellStart"/>
      <w:r>
        <w:t>Flow</w:t>
      </w:r>
      <w:proofErr w:type="spellEnd"/>
      <w:r>
        <w:t xml:space="preserve"> zasilenia tabeli </w:t>
      </w:r>
      <w:proofErr w:type="spellStart"/>
      <w:r>
        <w:t>D_Produkt</w:t>
      </w:r>
      <w:bookmarkEnd w:id="44"/>
      <w:proofErr w:type="spellEnd"/>
    </w:p>
    <w:p w14:paraId="2F8C04BA" w14:textId="609003CB" w:rsidR="00971FBE" w:rsidRDefault="00971FBE" w:rsidP="00DF0A99">
      <w:pPr>
        <w:pStyle w:val="LABtekst"/>
        <w:jc w:val="center"/>
      </w:pPr>
      <w:r w:rsidRPr="00CC0D87">
        <w:rPr>
          <w:noProof/>
        </w:rPr>
        <w:lastRenderedPageBreak/>
        <w:drawing>
          <wp:inline distT="0" distB="0" distL="0" distR="0" wp14:anchorId="0FEE631B" wp14:editId="1E702710">
            <wp:extent cx="5759450" cy="4986655"/>
            <wp:effectExtent l="0" t="0" r="0" b="4445"/>
            <wp:docPr id="1201421514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21514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C09C" w14:textId="359258F2" w:rsidR="00DF0A99" w:rsidRDefault="00DF0A99" w:rsidP="00DF0A99">
      <w:pPr>
        <w:pStyle w:val="Caption"/>
        <w:jc w:val="center"/>
      </w:pPr>
      <w:bookmarkStart w:id="45" w:name="_Toc219582005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- </w:t>
      </w:r>
      <w:proofErr w:type="spellStart"/>
      <w:r>
        <w:t>Mapping</w:t>
      </w:r>
      <w:proofErr w:type="spellEnd"/>
      <w:r>
        <w:t xml:space="preserve"> tabeli </w:t>
      </w:r>
      <w:proofErr w:type="spellStart"/>
      <w:r>
        <w:t>D_Produkt</w:t>
      </w:r>
      <w:bookmarkEnd w:id="45"/>
      <w:proofErr w:type="spellEnd"/>
    </w:p>
    <w:p w14:paraId="3EAF0BFD" w14:textId="1E6BAD7C" w:rsidR="00DF0A99" w:rsidRDefault="00AB3EE1" w:rsidP="00DF0A99">
      <w:pPr>
        <w:pStyle w:val="LABtekst"/>
        <w:jc w:val="center"/>
      </w:pPr>
      <w:r>
        <w:rPr>
          <w:noProof/>
        </w:rPr>
        <w:lastRenderedPageBreak/>
        <w:drawing>
          <wp:inline distT="0" distB="0" distL="0" distR="0" wp14:anchorId="1EDEB3C5" wp14:editId="7F594AF7">
            <wp:extent cx="5562600" cy="4381500"/>
            <wp:effectExtent l="0" t="0" r="0" b="0"/>
            <wp:docPr id="16577322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F82BA" w14:textId="7A6B6837" w:rsidR="00AB3EE1" w:rsidRDefault="00B37275" w:rsidP="00DF0A99">
      <w:pPr>
        <w:pStyle w:val="LABtekst"/>
        <w:jc w:val="center"/>
      </w:pPr>
      <w:r>
        <w:t xml:space="preserve">           </w:t>
      </w:r>
      <w:r>
        <w:rPr>
          <w:noProof/>
        </w:rPr>
        <w:drawing>
          <wp:inline distT="0" distB="0" distL="0" distR="0" wp14:anchorId="55F0DF70" wp14:editId="3A9B162B">
            <wp:extent cx="3181350" cy="2876550"/>
            <wp:effectExtent l="0" t="0" r="0" b="0"/>
            <wp:docPr id="6371655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F0B29" w14:textId="00AB5259" w:rsidR="00DF0A99" w:rsidRDefault="00DF0A99" w:rsidP="00B37275">
      <w:pPr>
        <w:pStyle w:val="Caption"/>
        <w:jc w:val="center"/>
      </w:pPr>
      <w:bookmarkStart w:id="46" w:name="_Toc219582006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 - Data </w:t>
      </w:r>
      <w:proofErr w:type="spellStart"/>
      <w:r>
        <w:t>Flow</w:t>
      </w:r>
      <w:proofErr w:type="spellEnd"/>
      <w:r>
        <w:t xml:space="preserve"> zasilenia tabeli </w:t>
      </w:r>
      <w:proofErr w:type="spellStart"/>
      <w:r>
        <w:t>F_Kosztow</w:t>
      </w:r>
      <w:bookmarkEnd w:id="46"/>
      <w:proofErr w:type="spellEnd"/>
    </w:p>
    <w:p w14:paraId="206D8298" w14:textId="282C185A" w:rsidR="003C19D8" w:rsidRDefault="53622296" w:rsidP="00DF0A99">
      <w:pPr>
        <w:pStyle w:val="LABtekst"/>
        <w:jc w:val="center"/>
      </w:pPr>
      <w:r>
        <w:rPr>
          <w:noProof/>
        </w:rPr>
        <w:lastRenderedPageBreak/>
        <w:drawing>
          <wp:inline distT="0" distB="0" distL="0" distR="0" wp14:anchorId="3784437E" wp14:editId="6F8E9CD1">
            <wp:extent cx="5762625" cy="5029200"/>
            <wp:effectExtent l="0" t="0" r="0" b="0"/>
            <wp:docPr id="588718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18101" name="Picture 58871810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1A87" w14:textId="3CC0FBFB" w:rsidR="00DF0A99" w:rsidRDefault="00DF0A99" w:rsidP="00DF0A99">
      <w:pPr>
        <w:pStyle w:val="Caption"/>
        <w:jc w:val="center"/>
      </w:pPr>
      <w:bookmarkStart w:id="47" w:name="_Toc219582007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 xml:space="preserve"> - </w:t>
      </w:r>
      <w:proofErr w:type="spellStart"/>
      <w:r>
        <w:t>Mapping</w:t>
      </w:r>
      <w:proofErr w:type="spellEnd"/>
      <w:r>
        <w:t xml:space="preserve"> tabeli </w:t>
      </w:r>
      <w:proofErr w:type="spellStart"/>
      <w:r>
        <w:t>F_Kosztow</w:t>
      </w:r>
      <w:bookmarkEnd w:id="47"/>
      <w:proofErr w:type="spellEnd"/>
    </w:p>
    <w:p w14:paraId="493CD6F7" w14:textId="4F0F442E" w:rsidR="00BC29C3" w:rsidRDefault="00BC29C3" w:rsidP="009E13E0">
      <w:pPr>
        <w:pStyle w:val="LABtekst"/>
      </w:pPr>
    </w:p>
    <w:p w14:paraId="756E9D20" w14:textId="14603EE7" w:rsidR="00BC29C3" w:rsidRDefault="2E6EC0A7" w:rsidP="00DF0A99">
      <w:pPr>
        <w:pStyle w:val="LABtekst"/>
        <w:jc w:val="center"/>
      </w:pPr>
      <w:r>
        <w:rPr>
          <w:noProof/>
        </w:rPr>
        <w:lastRenderedPageBreak/>
        <w:drawing>
          <wp:inline distT="0" distB="0" distL="0" distR="0" wp14:anchorId="48120225" wp14:editId="7D6CF74D">
            <wp:extent cx="5762625" cy="5305425"/>
            <wp:effectExtent l="0" t="0" r="0" b="0"/>
            <wp:docPr id="420705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05641" name="Picture 4207056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D652" w14:textId="073D9249" w:rsidR="00516D60" w:rsidRDefault="00DF0A99" w:rsidP="009766AA">
      <w:pPr>
        <w:pStyle w:val="Caption"/>
        <w:jc w:val="center"/>
      </w:pPr>
      <w:bookmarkStart w:id="48" w:name="_Toc219582008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r>
        <w:t xml:space="preserve"> - Data </w:t>
      </w:r>
      <w:proofErr w:type="spellStart"/>
      <w:r>
        <w:t>Flow</w:t>
      </w:r>
      <w:proofErr w:type="spellEnd"/>
      <w:r>
        <w:t xml:space="preserve"> zasilenia tabeli </w:t>
      </w:r>
      <w:proofErr w:type="spellStart"/>
      <w:r>
        <w:t>F_Sprzedazy</w:t>
      </w:r>
      <w:bookmarkEnd w:id="48"/>
      <w:proofErr w:type="spellEnd"/>
    </w:p>
    <w:p w14:paraId="50D312F4" w14:textId="62177583" w:rsidR="00342759" w:rsidRDefault="00342759" w:rsidP="00DF0A99">
      <w:pPr>
        <w:pStyle w:val="LABtekst"/>
        <w:jc w:val="center"/>
      </w:pPr>
      <w:r w:rsidRPr="00342759">
        <w:rPr>
          <w:noProof/>
        </w:rPr>
        <w:lastRenderedPageBreak/>
        <w:drawing>
          <wp:inline distT="0" distB="0" distL="0" distR="0" wp14:anchorId="3903FDC7" wp14:editId="6EEBA8C5">
            <wp:extent cx="5759450" cy="4979670"/>
            <wp:effectExtent l="0" t="0" r="0" b="0"/>
            <wp:docPr id="1894087833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87833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267F" w14:textId="3E8BE664" w:rsidR="00DF0A99" w:rsidRPr="00DF0A99" w:rsidRDefault="00DF0A99" w:rsidP="009766AA">
      <w:pPr>
        <w:pStyle w:val="Caption"/>
        <w:jc w:val="center"/>
      </w:pPr>
      <w:bookmarkStart w:id="49" w:name="_Toc219582009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>
        <w:t xml:space="preserve"> - </w:t>
      </w:r>
      <w:proofErr w:type="spellStart"/>
      <w:r>
        <w:t>Mapping</w:t>
      </w:r>
      <w:proofErr w:type="spellEnd"/>
      <w:r>
        <w:t xml:space="preserve"> tabeli </w:t>
      </w:r>
      <w:proofErr w:type="spellStart"/>
      <w:r>
        <w:t>F_Sprzedazy</w:t>
      </w:r>
      <w:bookmarkEnd w:id="49"/>
      <w:proofErr w:type="spellEnd"/>
    </w:p>
    <w:p w14:paraId="4F6BE280" w14:textId="04E1C4DD" w:rsidR="003254A8" w:rsidRDefault="04DFAE37" w:rsidP="009465F6">
      <w:pPr>
        <w:pStyle w:val="Heading1"/>
      </w:pPr>
      <w:bookmarkStart w:id="50" w:name="_Ref203507567"/>
      <w:bookmarkStart w:id="51" w:name="_Toc209692632"/>
      <w:bookmarkStart w:id="52" w:name="_Toc219582035"/>
      <w:r>
        <w:lastRenderedPageBreak/>
        <w:t>Opis kostki wielowymiarowej</w:t>
      </w:r>
      <w:bookmarkEnd w:id="50"/>
      <w:bookmarkEnd w:id="51"/>
      <w:bookmarkEnd w:id="52"/>
    </w:p>
    <w:p w14:paraId="1AEF9C1D" w14:textId="0336C367" w:rsidR="00553274" w:rsidRDefault="002F50C6" w:rsidP="00131DEC">
      <w:pPr>
        <w:pStyle w:val="LABtekst"/>
        <w:jc w:val="center"/>
      </w:pPr>
      <w:r w:rsidRPr="002F50C6">
        <w:rPr>
          <w:noProof/>
        </w:rPr>
        <w:drawing>
          <wp:inline distT="0" distB="0" distL="0" distR="0" wp14:anchorId="3181117C" wp14:editId="0902E03A">
            <wp:extent cx="5759450" cy="4860290"/>
            <wp:effectExtent l="0" t="0" r="0" b="0"/>
            <wp:docPr id="5313993" name="Obraz 1" descr="Obraz zawierający tekst, diagram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993" name="Obraz 1" descr="Obraz zawierający tekst, diagram, zrzut ekranu, Czcionka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C5D5" w14:textId="3DAE33DF" w:rsidR="006E575D" w:rsidRPr="006E575D" w:rsidRDefault="4DBD589D" w:rsidP="001D76CA">
      <w:pPr>
        <w:pStyle w:val="Caption"/>
        <w:jc w:val="center"/>
      </w:pPr>
      <w:bookmarkStart w:id="53" w:name="_Toc219582010"/>
      <w:r>
        <w:t xml:space="preserve">Rysunek </w:t>
      </w:r>
      <w:r w:rsidR="00DE1599" w:rsidRPr="283FC8C2">
        <w:fldChar w:fldCharType="begin"/>
      </w:r>
      <w:r w:rsidR="00DE1599">
        <w:instrText xml:space="preserve"> SEQ Rysunek \* ARABIC </w:instrText>
      </w:r>
      <w:r w:rsidR="00DE1599" w:rsidRPr="283FC8C2">
        <w:fldChar w:fldCharType="separate"/>
      </w:r>
      <w:r w:rsidR="00DE1599">
        <w:rPr>
          <w:noProof/>
        </w:rPr>
        <w:t>14</w:t>
      </w:r>
      <w:r w:rsidR="00DE1599" w:rsidRPr="283FC8C2">
        <w:rPr>
          <w:noProof/>
        </w:rPr>
        <w:fldChar w:fldCharType="end"/>
      </w:r>
      <w:r>
        <w:t xml:space="preserve"> </w:t>
      </w:r>
      <w:r w:rsidR="00D03AD3">
        <w:t>–</w:t>
      </w:r>
      <w:r>
        <w:t xml:space="preserve"> </w:t>
      </w:r>
      <w:r w:rsidR="001A3AD2">
        <w:t>Widok źródła danych kostki OLAP</w:t>
      </w:r>
      <w:bookmarkEnd w:id="53"/>
    </w:p>
    <w:p w14:paraId="3FA5731D" w14:textId="77777777" w:rsidR="001D76CA" w:rsidRPr="001D76CA" w:rsidRDefault="001D76CA" w:rsidP="001D76CA"/>
    <w:p w14:paraId="145E3421" w14:textId="6E7295ED" w:rsidR="001A3AD2" w:rsidRDefault="00131DEC" w:rsidP="00BF30D4">
      <w:pPr>
        <w:jc w:val="center"/>
      </w:pPr>
      <w:r w:rsidRPr="00131DEC">
        <w:rPr>
          <w:noProof/>
        </w:rPr>
        <w:drawing>
          <wp:inline distT="0" distB="0" distL="0" distR="0" wp14:anchorId="3CEEA11B" wp14:editId="134CE554">
            <wp:extent cx="1676634" cy="828791"/>
            <wp:effectExtent l="0" t="0" r="0" b="9525"/>
            <wp:docPr id="696142960" name="Obraz 1" descr="Obraz zawierający tekst, Czcionka, design, algebr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42960" name="Obraz 1" descr="Obraz zawierający tekst, Czcionka, design, algebra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E427" w14:textId="77777777" w:rsidR="001D76CA" w:rsidRDefault="001D76CA" w:rsidP="00D81AEA"/>
    <w:p w14:paraId="13584B04" w14:textId="4BA84B82" w:rsidR="001A3AD2" w:rsidRDefault="000F19E9" w:rsidP="001A3AD2">
      <w:pPr>
        <w:pStyle w:val="Caption"/>
        <w:jc w:val="center"/>
      </w:pPr>
      <w:bookmarkStart w:id="54" w:name="_Toc219582011"/>
      <w:r>
        <w:t>Rysunek</w:t>
      </w:r>
      <w:r w:rsidR="00D03AD3">
        <w:t xml:space="preserve"> </w:t>
      </w:r>
      <w:r w:rsidRPr="283FC8C2">
        <w:fldChar w:fldCharType="begin"/>
      </w:r>
      <w:r>
        <w:instrText xml:space="preserve"> SEQ Rysunek \* ARABIC </w:instrText>
      </w:r>
      <w:r w:rsidRPr="283FC8C2">
        <w:fldChar w:fldCharType="separate"/>
      </w:r>
      <w:r w:rsidR="00A44BC3">
        <w:rPr>
          <w:noProof/>
        </w:rPr>
        <w:t>15</w:t>
      </w:r>
      <w:r w:rsidRPr="283FC8C2">
        <w:rPr>
          <w:noProof/>
        </w:rPr>
        <w:fldChar w:fldCharType="end"/>
      </w:r>
      <w:r w:rsidR="001A3AD2">
        <w:t xml:space="preserve"> – Wymiary kostki</w:t>
      </w:r>
      <w:bookmarkEnd w:id="54"/>
    </w:p>
    <w:p w14:paraId="11448A09" w14:textId="77777777" w:rsidR="006E575D" w:rsidRPr="006E575D" w:rsidRDefault="006E575D" w:rsidP="006E575D"/>
    <w:p w14:paraId="47F3E2EB" w14:textId="735A2756" w:rsidR="2F71A05B" w:rsidRDefault="00D551AF" w:rsidP="00D13D51">
      <w:pPr>
        <w:jc w:val="center"/>
      </w:pPr>
      <w:r w:rsidRPr="00151822">
        <w:rPr>
          <w:rFonts w:asciiTheme="minorHAnsi" w:eastAsiaTheme="minorEastAsia" w:hAnsiTheme="minorHAnsi" w:cstheme="minorBidi"/>
          <w:noProof/>
        </w:rPr>
        <w:drawing>
          <wp:inline distT="0" distB="0" distL="0" distR="0" wp14:anchorId="495DB638" wp14:editId="2B246F37">
            <wp:extent cx="4829849" cy="1105054"/>
            <wp:effectExtent l="0" t="0" r="8890" b="0"/>
            <wp:docPr id="353220547" name="Obraz 1" descr="Obraz zawierający tekst, Czcionka, zrzut ekranu, biał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20547" name="Obraz 1" descr="Obraz zawierający tekst, Czcionka, zrzut ekranu, biały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281C" w14:textId="4CAF02C9" w:rsidR="001A3AD2" w:rsidRDefault="001A3AD2" w:rsidP="001A3AD2">
      <w:pPr>
        <w:pStyle w:val="Caption"/>
        <w:jc w:val="center"/>
      </w:pPr>
      <w:bookmarkStart w:id="55" w:name="_Toc219582012"/>
      <w:r>
        <w:t xml:space="preserve">Rysunek </w:t>
      </w:r>
      <w:r w:rsidRPr="283FC8C2">
        <w:fldChar w:fldCharType="begin"/>
      </w:r>
      <w:r>
        <w:instrText xml:space="preserve"> SEQ Rysunek \* ARABIC </w:instrText>
      </w:r>
      <w:r w:rsidRPr="283FC8C2">
        <w:fldChar w:fldCharType="separate"/>
      </w:r>
      <w:r w:rsidR="00A44BC3">
        <w:rPr>
          <w:noProof/>
        </w:rPr>
        <w:t>16</w:t>
      </w:r>
      <w:r w:rsidRPr="283FC8C2">
        <w:rPr>
          <w:noProof/>
        </w:rPr>
        <w:fldChar w:fldCharType="end"/>
      </w:r>
      <w:r>
        <w:t xml:space="preserve"> – Relacje atrybutów dla wymiaru </w:t>
      </w:r>
      <w:proofErr w:type="spellStart"/>
      <w:r>
        <w:t>D_Sklep</w:t>
      </w:r>
      <w:bookmarkEnd w:id="55"/>
      <w:proofErr w:type="spellEnd"/>
    </w:p>
    <w:p w14:paraId="0D422A74" w14:textId="4E629AEC" w:rsidR="2F71A05B" w:rsidRDefault="2F71A05B" w:rsidP="2F71A05B"/>
    <w:p w14:paraId="3E1A1CEA" w14:textId="580B7C2A" w:rsidR="2F71A05B" w:rsidRDefault="00B63B85" w:rsidP="00151822">
      <w:pPr>
        <w:jc w:val="center"/>
        <w:rPr>
          <w:rFonts w:asciiTheme="minorHAnsi" w:eastAsiaTheme="minorEastAsia" w:hAnsiTheme="minorHAnsi" w:cstheme="minorBidi"/>
        </w:rPr>
      </w:pPr>
      <w:r w:rsidRPr="00B63B85">
        <w:rPr>
          <w:rFonts w:asciiTheme="minorHAnsi" w:eastAsiaTheme="minorEastAsia" w:hAnsiTheme="minorHAnsi" w:cstheme="minorBidi"/>
          <w:noProof/>
        </w:rPr>
        <w:drawing>
          <wp:inline distT="0" distB="0" distL="0" distR="0" wp14:anchorId="4BA74733" wp14:editId="5D24943F">
            <wp:extent cx="2314898" cy="1247949"/>
            <wp:effectExtent l="0" t="0" r="9525" b="9525"/>
            <wp:docPr id="615953341" name="Obraz 1" descr="Obraz zawierający tekst, Czcionka, zrzut ekranu, biał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53341" name="Obraz 1" descr="Obraz zawierający tekst, Czcionka, zrzut ekranu, biały&#10;&#10;Zawartość wygenerowana przez AI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3A23" w14:textId="14499072" w:rsidR="001A3AD2" w:rsidRDefault="001A3AD2" w:rsidP="001A3AD2">
      <w:pPr>
        <w:pStyle w:val="Caption"/>
        <w:jc w:val="center"/>
      </w:pPr>
      <w:bookmarkStart w:id="56" w:name="_Toc219582013"/>
      <w:r>
        <w:t xml:space="preserve">Rysunek </w:t>
      </w:r>
      <w:r w:rsidRPr="283FC8C2">
        <w:fldChar w:fldCharType="begin"/>
      </w:r>
      <w:r>
        <w:instrText xml:space="preserve"> SEQ Rysunek \* ARABIC </w:instrText>
      </w:r>
      <w:r w:rsidRPr="283FC8C2">
        <w:fldChar w:fldCharType="separate"/>
      </w:r>
      <w:r w:rsidR="00A44BC3">
        <w:rPr>
          <w:noProof/>
        </w:rPr>
        <w:t>17</w:t>
      </w:r>
      <w:r w:rsidRPr="283FC8C2">
        <w:rPr>
          <w:noProof/>
        </w:rPr>
        <w:fldChar w:fldCharType="end"/>
      </w:r>
      <w:r>
        <w:t xml:space="preserve"> – Relacje atrybutów dla wymiaru </w:t>
      </w:r>
      <w:proofErr w:type="spellStart"/>
      <w:r>
        <w:t>D_Promocja</w:t>
      </w:r>
      <w:bookmarkEnd w:id="56"/>
      <w:proofErr w:type="spellEnd"/>
    </w:p>
    <w:p w14:paraId="4077468A" w14:textId="77777777" w:rsidR="001A3AD2" w:rsidRDefault="001A3AD2" w:rsidP="2F71A05B">
      <w:pPr>
        <w:rPr>
          <w:rFonts w:asciiTheme="minorHAnsi" w:eastAsiaTheme="minorEastAsia" w:hAnsiTheme="minorHAnsi" w:cstheme="minorBidi"/>
        </w:rPr>
      </w:pPr>
    </w:p>
    <w:p w14:paraId="24A5EB6D" w14:textId="26AEDEE5" w:rsidR="58C4FAF5" w:rsidRDefault="009717C4" w:rsidP="00151822">
      <w:pPr>
        <w:jc w:val="center"/>
        <w:rPr>
          <w:ins w:id="57" w:author="Microsoft Word" w:date="2026-01-16T12:24:00Z" w16du:dateUtc="2026-01-16T20:24:00Z"/>
          <w:rFonts w:asciiTheme="minorHAnsi" w:eastAsiaTheme="minorEastAsia" w:hAnsiTheme="minorHAnsi" w:cstheme="minorBidi"/>
        </w:rPr>
      </w:pPr>
      <w:r w:rsidRPr="009717C4">
        <w:rPr>
          <w:rFonts w:asciiTheme="minorHAnsi" w:eastAsiaTheme="minorEastAsia" w:hAnsiTheme="minorHAnsi" w:cstheme="minorBidi"/>
          <w:noProof/>
        </w:rPr>
        <w:drawing>
          <wp:inline distT="0" distB="0" distL="0" distR="0" wp14:anchorId="1DA9C2A6" wp14:editId="57D22B60">
            <wp:extent cx="5759450" cy="749935"/>
            <wp:effectExtent l="0" t="0" r="0" b="0"/>
            <wp:docPr id="983182738" name="Obraz 1" descr="Obraz zawierający tekst, Czcionka, biały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82738" name="Obraz 1" descr="Obraz zawierający tekst, Czcionka, biały, linia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7B7C" w14:textId="22842283" w:rsidR="001A3AD2" w:rsidRDefault="001A3AD2" w:rsidP="001A3AD2">
      <w:pPr>
        <w:pStyle w:val="Caption"/>
        <w:jc w:val="center"/>
      </w:pPr>
      <w:bookmarkStart w:id="58" w:name="_Toc219582014"/>
      <w:r>
        <w:t xml:space="preserve">Rysunek </w:t>
      </w:r>
      <w:r w:rsidRPr="283FC8C2">
        <w:fldChar w:fldCharType="begin"/>
      </w:r>
      <w:r>
        <w:instrText xml:space="preserve"> SEQ Rysunek \* ARABIC </w:instrText>
      </w:r>
      <w:r w:rsidRPr="283FC8C2">
        <w:fldChar w:fldCharType="separate"/>
      </w:r>
      <w:r w:rsidR="00A44BC3">
        <w:rPr>
          <w:noProof/>
        </w:rPr>
        <w:t>18</w:t>
      </w:r>
      <w:r w:rsidRPr="283FC8C2">
        <w:rPr>
          <w:noProof/>
        </w:rPr>
        <w:fldChar w:fldCharType="end"/>
      </w:r>
      <w:r>
        <w:t xml:space="preserve"> – Relacje atrybutów dla wymiaru </w:t>
      </w:r>
      <w:proofErr w:type="spellStart"/>
      <w:r>
        <w:t>D_Produkt</w:t>
      </w:r>
      <w:bookmarkEnd w:id="58"/>
      <w:proofErr w:type="spellEnd"/>
    </w:p>
    <w:p w14:paraId="4122A40E" w14:textId="273A8F94" w:rsidR="5FA810E0" w:rsidRDefault="5FA810E0" w:rsidP="5FA810E0">
      <w:pPr>
        <w:pStyle w:val="LABtekst"/>
      </w:pPr>
    </w:p>
    <w:p w14:paraId="1C877F77" w14:textId="7F07E45A" w:rsidR="003876E2" w:rsidRDefault="001B6F53" w:rsidP="00151822">
      <w:pPr>
        <w:pStyle w:val="LABtekst"/>
        <w:jc w:val="center"/>
      </w:pPr>
      <w:r w:rsidRPr="001B6F53">
        <w:rPr>
          <w:noProof/>
        </w:rPr>
        <w:drawing>
          <wp:inline distT="0" distB="0" distL="0" distR="0" wp14:anchorId="6CD05C36" wp14:editId="52AB972C">
            <wp:extent cx="5759450" cy="909320"/>
            <wp:effectExtent l="0" t="0" r="0" b="5080"/>
            <wp:docPr id="970129191" name="Obraz 1" descr="Obraz zawierający tekst, Czcionka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29191" name="Obraz 1" descr="Obraz zawierający tekst, Czcionka, zrzut ekranu, linia&#10;&#10;Zawartość wygenerowana przez AI może być niepopraw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255A" w14:textId="0142723C" w:rsidR="00553274" w:rsidRPr="009E13E0" w:rsidRDefault="003876E2" w:rsidP="009766AA">
      <w:pPr>
        <w:pStyle w:val="Caption"/>
        <w:jc w:val="center"/>
      </w:pPr>
      <w:bookmarkStart w:id="59" w:name="_Toc219582015"/>
      <w:r>
        <w:t xml:space="preserve">Rysunek </w:t>
      </w:r>
      <w:r w:rsidRPr="046D3625">
        <w:fldChar w:fldCharType="begin"/>
      </w:r>
      <w:r>
        <w:instrText xml:space="preserve"> SEQ Rysunek \* ARABIC </w:instrText>
      </w:r>
      <w:r w:rsidRPr="046D3625">
        <w:fldChar w:fldCharType="separate"/>
      </w:r>
      <w:r w:rsidR="00A44BC3">
        <w:rPr>
          <w:noProof/>
        </w:rPr>
        <w:t>19</w:t>
      </w:r>
      <w:r w:rsidRPr="046D3625">
        <w:rPr>
          <w:noProof/>
        </w:rPr>
        <w:fldChar w:fldCharType="end"/>
      </w:r>
      <w:r>
        <w:t xml:space="preserve"> – </w:t>
      </w:r>
      <w:r w:rsidR="00D01D86">
        <w:t xml:space="preserve">Relacje atrybutów dla wymiaru </w:t>
      </w:r>
      <w:proofErr w:type="spellStart"/>
      <w:r w:rsidR="00D01D86">
        <w:t>D_Czas</w:t>
      </w:r>
      <w:bookmarkEnd w:id="59"/>
      <w:proofErr w:type="spellEnd"/>
    </w:p>
    <w:p w14:paraId="55925FC0" w14:textId="690EE869" w:rsidR="003254A8" w:rsidRDefault="51A64EAD" w:rsidP="009465F6">
      <w:pPr>
        <w:pStyle w:val="Heading1"/>
      </w:pPr>
      <w:bookmarkStart w:id="60" w:name="_Toc209692633"/>
      <w:bookmarkStart w:id="61" w:name="_Toc219582036"/>
      <w:r>
        <w:t>Prezentacja raportów</w:t>
      </w:r>
      <w:bookmarkEnd w:id="60"/>
      <w:bookmarkEnd w:id="61"/>
    </w:p>
    <w:p w14:paraId="10DF0BAF" w14:textId="4E71016D" w:rsidR="001E59BA" w:rsidRDefault="00294E72" w:rsidP="0009089E">
      <w:pPr>
        <w:pStyle w:val="LABtekst"/>
      </w:pPr>
      <w:r>
        <w:rPr>
          <w:noProof/>
        </w:rPr>
        <w:drawing>
          <wp:inline distT="0" distB="0" distL="0" distR="0" wp14:anchorId="605084A4" wp14:editId="29A50A6D">
            <wp:extent cx="5638800" cy="3175000"/>
            <wp:effectExtent l="0" t="0" r="0" b="0"/>
            <wp:docPr id="999496070" name="Obraz 5" descr="Obraz zawierający tekst, diagram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96070" name="Obraz 5" descr="Obraz zawierający tekst, diagram, zrzut ekranu, design&#10;&#10;Zawartość wygenerowana przez AI może być niepoprawna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AE9B" w14:textId="63B70CEC" w:rsidR="00443F4C" w:rsidRDefault="00D011AC" w:rsidP="00443F4C">
      <w:pPr>
        <w:pStyle w:val="Caption"/>
        <w:jc w:val="center"/>
      </w:pPr>
      <w:bookmarkStart w:id="62" w:name="_Toc219582016"/>
      <w:r>
        <w:t xml:space="preserve">Rysunek </w:t>
      </w:r>
      <w:r w:rsidRPr="046D3625">
        <w:fldChar w:fldCharType="begin"/>
      </w:r>
      <w:r>
        <w:instrText xml:space="preserve"> SEQ Rysunek \* ARABIC </w:instrText>
      </w:r>
      <w:r w:rsidRPr="046D3625">
        <w:fldChar w:fldCharType="separate"/>
      </w:r>
      <w:r w:rsidR="00F05025">
        <w:rPr>
          <w:noProof/>
        </w:rPr>
        <w:t>20</w:t>
      </w:r>
      <w:r w:rsidRPr="046D3625">
        <w:rPr>
          <w:noProof/>
        </w:rPr>
        <w:fldChar w:fldCharType="end"/>
      </w:r>
      <w:r>
        <w:rPr>
          <w:noProof/>
        </w:rPr>
        <w:t xml:space="preserve"> </w:t>
      </w:r>
      <w:r w:rsidR="00443F4C">
        <w:t xml:space="preserve">– </w:t>
      </w:r>
      <w:r>
        <w:t>Zestawienie sprzedaży online oraz stacjonarnej dla danej kategorii</w:t>
      </w:r>
      <w:r w:rsidR="1556610F">
        <w:t xml:space="preserve"> - </w:t>
      </w:r>
      <w:r w:rsidR="3CB92A5F">
        <w:t>odpowiedź na zapytanie decyzyjne “</w:t>
      </w:r>
      <w:r w:rsidR="6F9E4940">
        <w:t>W której kategorii</w:t>
      </w:r>
      <w:r w:rsidR="3CB92A5F">
        <w:t xml:space="preserve"> </w:t>
      </w:r>
      <w:r w:rsidR="6F9E4940">
        <w:t xml:space="preserve">produktów </w:t>
      </w:r>
      <w:r w:rsidR="3CB92A5F">
        <w:t>sprzedaż</w:t>
      </w:r>
      <w:r w:rsidR="6F9E4940">
        <w:t xml:space="preserve"> online ma przewagę nad sprzedażą stacjonarną</w:t>
      </w:r>
      <w:r w:rsidR="3CB92A5F">
        <w:t>?”</w:t>
      </w:r>
      <w:bookmarkEnd w:id="62"/>
    </w:p>
    <w:p w14:paraId="1344B30E" w14:textId="5AF4B144" w:rsidR="001F3563" w:rsidRDefault="00294E72" w:rsidP="0009089E">
      <w:pPr>
        <w:pStyle w:val="LABtekst"/>
      </w:pPr>
      <w:r>
        <w:rPr>
          <w:noProof/>
        </w:rPr>
        <w:lastRenderedPageBreak/>
        <w:drawing>
          <wp:inline distT="0" distB="0" distL="0" distR="0" wp14:anchorId="7841768F" wp14:editId="3CD33D43">
            <wp:extent cx="5638800" cy="3175000"/>
            <wp:effectExtent l="0" t="0" r="0" b="0"/>
            <wp:docPr id="2043172627" name="Obraz 4" descr="Obraz zawierający zrzut ekranu, tekst, diagram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72627" name="Obraz 4" descr="Obraz zawierający zrzut ekranu, tekst, diagram, design&#10;&#10;Zawartość wygenerowana przez AI może być niepoprawna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C435" w14:textId="672DEA18" w:rsidR="00D011AC" w:rsidRDefault="00D011AC" w:rsidP="00D011AC">
      <w:pPr>
        <w:pStyle w:val="Caption"/>
        <w:jc w:val="center"/>
      </w:pPr>
      <w:bookmarkStart w:id="63" w:name="_Toc219582017"/>
      <w:r>
        <w:t xml:space="preserve">Rysunek </w:t>
      </w:r>
      <w:r w:rsidRPr="046D3625">
        <w:fldChar w:fldCharType="begin"/>
      </w:r>
      <w:r>
        <w:instrText xml:space="preserve"> SEQ Rysunek \* ARABIC </w:instrText>
      </w:r>
      <w:r w:rsidRPr="046D3625">
        <w:fldChar w:fldCharType="separate"/>
      </w:r>
      <w:r w:rsidR="00F05025">
        <w:rPr>
          <w:noProof/>
        </w:rPr>
        <w:t>21</w:t>
      </w:r>
      <w:r w:rsidRPr="046D3625">
        <w:rPr>
          <w:noProof/>
        </w:rPr>
        <w:fldChar w:fldCharType="end"/>
      </w:r>
      <w:r>
        <w:rPr>
          <w:noProof/>
        </w:rPr>
        <w:t xml:space="preserve"> </w:t>
      </w:r>
      <w:r>
        <w:t>– Zestawienie sprzedaży online oraz stacjonarnej w danym roku</w:t>
      </w:r>
      <w:r w:rsidR="721E2B2A">
        <w:t xml:space="preserve"> – odpowiedź na zapytanie decyzyjne “Jak wyglądała sprzedaż online vs stacjonarna na przestrzeni czasu?”</w:t>
      </w:r>
      <w:bookmarkEnd w:id="63"/>
    </w:p>
    <w:p w14:paraId="05676113" w14:textId="77777777" w:rsidR="00D011AC" w:rsidRDefault="00D011AC" w:rsidP="0009089E">
      <w:pPr>
        <w:pStyle w:val="LABtekst"/>
      </w:pPr>
    </w:p>
    <w:p w14:paraId="27754D9B" w14:textId="6AA47B67" w:rsidR="001F3563" w:rsidRDefault="001F3563" w:rsidP="0009089E">
      <w:pPr>
        <w:pStyle w:val="LABtekst"/>
      </w:pPr>
      <w:r>
        <w:rPr>
          <w:noProof/>
        </w:rPr>
        <w:drawing>
          <wp:inline distT="0" distB="0" distL="0" distR="0" wp14:anchorId="2463814F" wp14:editId="47D09243">
            <wp:extent cx="5638800" cy="3175000"/>
            <wp:effectExtent l="0" t="0" r="0" b="0"/>
            <wp:docPr id="2049072871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72871" name="Obraz 204907287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F687" w14:textId="2D52BCA2" w:rsidR="00564B9D" w:rsidRDefault="00564B9D" w:rsidP="00564B9D">
      <w:pPr>
        <w:pStyle w:val="Caption"/>
        <w:jc w:val="center"/>
      </w:pPr>
      <w:bookmarkStart w:id="64" w:name="_Toc219582018"/>
      <w:r>
        <w:t xml:space="preserve">Rysunek </w:t>
      </w:r>
      <w:r w:rsidRPr="046D3625">
        <w:fldChar w:fldCharType="begin"/>
      </w:r>
      <w:r>
        <w:instrText xml:space="preserve"> SEQ Rysunek \* ARABIC </w:instrText>
      </w:r>
      <w:r w:rsidRPr="046D3625">
        <w:fldChar w:fldCharType="separate"/>
      </w:r>
      <w:r w:rsidR="00F05025">
        <w:rPr>
          <w:noProof/>
        </w:rPr>
        <w:t>22</w:t>
      </w:r>
      <w:r w:rsidRPr="046D3625">
        <w:fldChar w:fldCharType="end"/>
      </w:r>
      <w:r>
        <w:t xml:space="preserve"> – </w:t>
      </w:r>
      <w:r w:rsidR="00E96678">
        <w:t>Raport w</w:t>
      </w:r>
      <w:r>
        <w:t>artoś</w:t>
      </w:r>
      <w:r w:rsidR="00E96678">
        <w:t>ci</w:t>
      </w:r>
      <w:r>
        <w:t xml:space="preserve"> udzielonych rabatów dla poszczególnych promocji</w:t>
      </w:r>
      <w:r w:rsidR="10FDDF0A">
        <w:t xml:space="preserve"> - odpowiedź na zapytanie decyzyjne “</w:t>
      </w:r>
      <w:r w:rsidR="00F05025" w:rsidRPr="00F05025">
        <w:t>Jak wyglądała suma rabatów dla poszczególnej promocji?</w:t>
      </w:r>
      <w:r w:rsidR="10FDDF0A">
        <w:t>”</w:t>
      </w:r>
      <w:bookmarkEnd w:id="64"/>
    </w:p>
    <w:p w14:paraId="4EFB8A05" w14:textId="77777777" w:rsidR="00564B9D" w:rsidRDefault="00564B9D" w:rsidP="0009089E">
      <w:pPr>
        <w:pStyle w:val="LABtekst"/>
      </w:pPr>
    </w:p>
    <w:p w14:paraId="56C562C2" w14:textId="77777777" w:rsidR="001F3563" w:rsidRDefault="001F3563" w:rsidP="0009089E">
      <w:pPr>
        <w:pStyle w:val="LABtekst"/>
      </w:pPr>
      <w:r>
        <w:rPr>
          <w:noProof/>
        </w:rPr>
        <w:lastRenderedPageBreak/>
        <w:drawing>
          <wp:inline distT="0" distB="0" distL="0" distR="0" wp14:anchorId="2F3E3463" wp14:editId="32F53126">
            <wp:extent cx="5638800" cy="3175000"/>
            <wp:effectExtent l="0" t="0" r="0" b="0"/>
            <wp:docPr id="946374158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74158" name="Obraz 94637415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F961" w14:textId="0F5AE007" w:rsidR="54EA60CA" w:rsidRDefault="00E96678" w:rsidP="2F76B38C">
      <w:pPr>
        <w:pStyle w:val="Caption"/>
        <w:jc w:val="center"/>
      </w:pPr>
      <w:bookmarkStart w:id="65" w:name="_Toc219582019"/>
      <w:r>
        <w:t xml:space="preserve">Rysunek </w:t>
      </w:r>
      <w:r w:rsidRPr="046D3625">
        <w:fldChar w:fldCharType="begin"/>
      </w:r>
      <w:r>
        <w:instrText xml:space="preserve"> SEQ Rysunek \* ARABIC </w:instrText>
      </w:r>
      <w:r w:rsidRPr="046D3625">
        <w:fldChar w:fldCharType="separate"/>
      </w:r>
      <w:r w:rsidR="00F05025">
        <w:rPr>
          <w:noProof/>
        </w:rPr>
        <w:t>23</w:t>
      </w:r>
      <w:r w:rsidRPr="046D3625">
        <w:fldChar w:fldCharType="end"/>
      </w:r>
      <w:r w:rsidR="00C83DC7">
        <w:t xml:space="preserve"> </w:t>
      </w:r>
      <w:r>
        <w:t xml:space="preserve">– </w:t>
      </w:r>
      <w:r w:rsidR="002E3418">
        <w:t xml:space="preserve">Raport najmniejszej wielkości zamówienia w regionie oraz zestawienia sprzedaży z obniżką i bez obniżki w </w:t>
      </w:r>
      <w:r w:rsidR="00C83DC7">
        <w:t>podkategorii produktu</w:t>
      </w:r>
      <w:r w:rsidR="7363DF85">
        <w:t xml:space="preserve"> – odpowiedź na zapytania decyzyjne “</w:t>
      </w:r>
      <w:r w:rsidR="3D3A5FFA">
        <w:t xml:space="preserve">Jak kształtowała się liczba </w:t>
      </w:r>
      <w:r w:rsidR="19D712E0">
        <w:t xml:space="preserve">sprzedaży z obniżką i bez?” i </w:t>
      </w:r>
      <w:r w:rsidR="7363DF85">
        <w:t>“</w:t>
      </w:r>
      <w:r w:rsidR="3D3A5FFA">
        <w:t>Jak kształtowała się liczba (ilość) sprzedanych produktów w poszczególnych regionach?</w:t>
      </w:r>
      <w:r w:rsidR="7363DF85">
        <w:t>”</w:t>
      </w:r>
      <w:bookmarkEnd w:id="65"/>
    </w:p>
    <w:p w14:paraId="42E0E7FA" w14:textId="77777777" w:rsidR="00F05025" w:rsidRPr="00F05025" w:rsidRDefault="00F05025" w:rsidP="00F05025"/>
    <w:p w14:paraId="5807D111" w14:textId="3361AF52" w:rsidR="009657E0" w:rsidRDefault="009C7950" w:rsidP="0009089E">
      <w:pPr>
        <w:pStyle w:val="LABtekst"/>
      </w:pPr>
      <w:r>
        <w:rPr>
          <w:noProof/>
        </w:rPr>
        <w:drawing>
          <wp:inline distT="0" distB="0" distL="0" distR="0" wp14:anchorId="458F9B6E" wp14:editId="26F36505">
            <wp:extent cx="5638800" cy="3162300"/>
            <wp:effectExtent l="0" t="0" r="0" b="0"/>
            <wp:docPr id="1271599770" name="Obraz 8" descr="Obraz zawierający zrzut ekranu, tekst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99770" name="Obraz 8" descr="Obraz zawierający zrzut ekranu, tekst, oprogramowanie&#10;&#10;Zawartość wygenerowana przez AI może być niepoprawna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2A4F" w14:textId="22D36C64" w:rsidR="00C83DC7" w:rsidRDefault="00C83DC7" w:rsidP="00C83DC7">
      <w:pPr>
        <w:pStyle w:val="Caption"/>
        <w:jc w:val="center"/>
      </w:pPr>
      <w:bookmarkStart w:id="66" w:name="_Toc219582020"/>
      <w:r>
        <w:t xml:space="preserve">Rysunek </w:t>
      </w:r>
      <w:r w:rsidRPr="046D3625">
        <w:fldChar w:fldCharType="begin"/>
      </w:r>
      <w:r>
        <w:instrText xml:space="preserve"> SEQ Rysunek \* ARABIC </w:instrText>
      </w:r>
      <w:r w:rsidRPr="046D3625">
        <w:fldChar w:fldCharType="separate"/>
      </w:r>
      <w:r>
        <w:rPr>
          <w:noProof/>
        </w:rPr>
        <w:t>24</w:t>
      </w:r>
      <w:r w:rsidRPr="046D3625">
        <w:fldChar w:fldCharType="end"/>
      </w:r>
      <w:r>
        <w:t xml:space="preserve"> – Wartość sprzedaży i koszt produkcji poszczególnych produktów na przestrzeni okresu działalności sklepu</w:t>
      </w:r>
      <w:r w:rsidR="3F8E1828">
        <w:t xml:space="preserve"> - odpowiedź na zapytania decyzyjne “Jak wyglądała wartość sprzedaży poszczególnych kategorii, podkategorii oraz produktów na przestrzeni czasu” i “Jak wyglądał koszt produkcji poszczególnych produktów na przestrzeni czasu?”</w:t>
      </w:r>
      <w:bookmarkEnd w:id="66"/>
    </w:p>
    <w:p w14:paraId="73ABC370" w14:textId="74ACC2BA" w:rsidR="50E6FE13" w:rsidRDefault="50E6FE13" w:rsidP="50E6FE13">
      <w:pPr>
        <w:pStyle w:val="LABtekst"/>
      </w:pPr>
    </w:p>
    <w:p w14:paraId="7BB27D92" w14:textId="6F521BAC" w:rsidR="001E59BA" w:rsidRDefault="001E59BA" w:rsidP="0009089E">
      <w:pPr>
        <w:pStyle w:val="LABtekst"/>
      </w:pPr>
      <w:r>
        <w:rPr>
          <w:noProof/>
        </w:rPr>
        <w:lastRenderedPageBreak/>
        <w:drawing>
          <wp:inline distT="0" distB="0" distL="0" distR="0" wp14:anchorId="3BFC8BF2" wp14:editId="1CFB94DE">
            <wp:extent cx="5638800" cy="3175000"/>
            <wp:effectExtent l="0" t="0" r="0" b="0"/>
            <wp:docPr id="265578877" name="Obraz 10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78877" name="Obraz 10" descr="Obraz zawierający tekst, zrzut ekranu, Czcionka, design&#10;&#10;Zawartość wygenerowana przez AI może być niepoprawna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E66F" w14:textId="2B51F644" w:rsidR="00C83DC7" w:rsidRDefault="00C83DC7" w:rsidP="6BDA7EB3">
      <w:pPr>
        <w:pStyle w:val="Caption"/>
        <w:jc w:val="center"/>
      </w:pPr>
      <w:bookmarkStart w:id="67" w:name="_Toc219582021"/>
      <w:r>
        <w:t xml:space="preserve">Rysunek </w:t>
      </w:r>
      <w:r w:rsidRPr="046D3625">
        <w:fldChar w:fldCharType="begin"/>
      </w:r>
      <w:r>
        <w:instrText xml:space="preserve"> SEQ Rysunek \* ARABIC </w:instrText>
      </w:r>
      <w:r w:rsidRPr="046D3625">
        <w:fldChar w:fldCharType="separate"/>
      </w:r>
      <w:r>
        <w:rPr>
          <w:noProof/>
        </w:rPr>
        <w:t>25</w:t>
      </w:r>
      <w:r w:rsidRPr="046D3625">
        <w:fldChar w:fldCharType="end"/>
      </w:r>
      <w:r>
        <w:t xml:space="preserve"> – Wartość sprzedaży dla danego sklepu w roku</w:t>
      </w:r>
      <w:r w:rsidR="79C5625A">
        <w:t>- odpowiedź na zapytanie decyzyjne “Jak kształtowała się sprzedaż w poszczególnych sklepach na przestrzeni ostatniego roku?”</w:t>
      </w:r>
      <w:bookmarkEnd w:id="67"/>
    </w:p>
    <w:p w14:paraId="5D612A50" w14:textId="77777777" w:rsidR="00F05025" w:rsidRPr="00F05025" w:rsidRDefault="00F05025" w:rsidP="00F05025"/>
    <w:p w14:paraId="75855C78" w14:textId="39678878" w:rsidR="001E59BA" w:rsidRDefault="0095111E" w:rsidP="0009089E">
      <w:pPr>
        <w:pStyle w:val="LABtekst"/>
      </w:pPr>
      <w:r>
        <w:rPr>
          <w:noProof/>
        </w:rPr>
        <w:drawing>
          <wp:inline distT="0" distB="0" distL="0" distR="0" wp14:anchorId="53EB3C75" wp14:editId="15F46B5B">
            <wp:extent cx="5626100" cy="3162300"/>
            <wp:effectExtent l="0" t="0" r="0" b="0"/>
            <wp:docPr id="1102863546" name="Obraz 9" descr="Obraz zawierający tekst, mapa, zrzut ekranu, atla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63546" name="Obraz 9" descr="Obraz zawierający tekst, mapa, zrzut ekranu, atlas&#10;&#10;Zawartość wygenerowana przez AI może być niepoprawna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84F1" w14:textId="73A12D21" w:rsidR="64D95D70" w:rsidRDefault="00C83DC7" w:rsidP="00F05025">
      <w:pPr>
        <w:pStyle w:val="Caption"/>
        <w:jc w:val="center"/>
      </w:pPr>
      <w:bookmarkStart w:id="68" w:name="_Toc219582022"/>
      <w:r>
        <w:t xml:space="preserve">Rysunek </w:t>
      </w:r>
      <w:r w:rsidRPr="046D3625">
        <w:fldChar w:fldCharType="begin"/>
      </w:r>
      <w:r>
        <w:instrText xml:space="preserve"> SEQ Rysunek \* ARABIC </w:instrText>
      </w:r>
      <w:r w:rsidRPr="046D3625">
        <w:fldChar w:fldCharType="separate"/>
      </w:r>
      <w:r w:rsidR="00F05025">
        <w:rPr>
          <w:noProof/>
        </w:rPr>
        <w:t>26</w:t>
      </w:r>
      <w:r w:rsidRPr="046D3625">
        <w:fldChar w:fldCharType="end"/>
      </w:r>
      <w:r>
        <w:t xml:space="preserve"> – Raport wartości sprzedaży dla danego </w:t>
      </w:r>
      <w:r w:rsidR="00D3198E">
        <w:t>regionu</w:t>
      </w:r>
      <w:r w:rsidR="52C08681">
        <w:t xml:space="preserve"> - odpowiedź na zapytanie decyzyjne “Jak kształtowała się sprzedaż w poszczególnych regionach na przestrzeni czasu?”</w:t>
      </w:r>
      <w:bookmarkEnd w:id="68"/>
    </w:p>
    <w:p w14:paraId="1CB4B1D3" w14:textId="4BA3ED2F" w:rsidR="00084A7F" w:rsidRDefault="5DFBB775" w:rsidP="009465F6">
      <w:pPr>
        <w:pStyle w:val="Heading1"/>
      </w:pPr>
      <w:bookmarkStart w:id="69" w:name="_Ref203507584"/>
      <w:bookmarkStart w:id="70" w:name="_Toc209692634"/>
      <w:bookmarkStart w:id="71" w:name="_Toc219582037"/>
      <w:r>
        <w:t>Wnioski końcowe</w:t>
      </w:r>
      <w:bookmarkEnd w:id="69"/>
      <w:bookmarkEnd w:id="70"/>
      <w:bookmarkEnd w:id="71"/>
    </w:p>
    <w:p w14:paraId="58011465" w14:textId="745053B9" w:rsidR="00AE324A" w:rsidRDefault="55816DB2" w:rsidP="79B22858">
      <w:pPr>
        <w:pStyle w:val="LABtekst"/>
      </w:pPr>
      <w:r>
        <w:t>W ramach realizacji laboratorium</w:t>
      </w:r>
      <w:r w:rsidR="00AA782B">
        <w:t xml:space="preserve"> </w:t>
      </w:r>
      <w:r>
        <w:t xml:space="preserve">zaprojektowano oraz zaimplementowano kompletną hurtownię danych opartą na bazie </w:t>
      </w:r>
      <w:proofErr w:type="spellStart"/>
      <w:r>
        <w:t>AdventureWorks</w:t>
      </w:r>
      <w:proofErr w:type="spellEnd"/>
      <w:r>
        <w:t>.</w:t>
      </w:r>
      <w:r w:rsidR="00A431F4">
        <w:t xml:space="preserve"> </w:t>
      </w:r>
      <w:r>
        <w:t xml:space="preserve">Istotnym elementem projektu było zaprojektowanie i implementacja procesu ETL z wykorzystaniem narzędzi SSIS. Proces ten zapewnia poprawne zasilanie tabel wymiarów oraz faktów, uwzględniając transformacje </w:t>
      </w:r>
      <w:r>
        <w:lastRenderedPageBreak/>
        <w:t>danych oraz integrację danych z wielu tabel źródłowych.</w:t>
      </w:r>
      <w:r w:rsidR="00A431F4">
        <w:t xml:space="preserve"> Najcięższe do zasilenia były fakty sprzedaży i kosztów </w:t>
      </w:r>
      <w:r w:rsidR="00595B15">
        <w:t>-</w:t>
      </w:r>
      <w:r w:rsidR="00A431F4">
        <w:t xml:space="preserve"> trudność ta wynikała z potrzeby uwzględnienia wielu tabel źródłowych.</w:t>
      </w:r>
      <w:r w:rsidR="00595B15">
        <w:t xml:space="preserve"> </w:t>
      </w:r>
      <w:r>
        <w:t xml:space="preserve">Opracowane raporty w narzędziu </w:t>
      </w:r>
      <w:proofErr w:type="spellStart"/>
      <w:r>
        <w:t>PowerB</w:t>
      </w:r>
      <w:r w:rsidR="00F05025">
        <w:t>I</w:t>
      </w:r>
      <w:proofErr w:type="spellEnd"/>
      <w:r>
        <w:t xml:space="preserve"> potwierdz</w:t>
      </w:r>
      <w:r w:rsidR="00AE324A">
        <w:t xml:space="preserve">ają sens </w:t>
      </w:r>
      <w:r>
        <w:t xml:space="preserve">zaprojektowanej hurtowni danych w procesie podejmowania decyzji biznesowych. Uzyskane wyniki mogą stanowić realne wsparcie </w:t>
      </w:r>
      <w:r w:rsidR="00595B15">
        <w:t xml:space="preserve">informacyjne </w:t>
      </w:r>
      <w:r>
        <w:t>w planowaniu dalszego rozwoju przedsiębiorstwa.</w:t>
      </w:r>
      <w:r w:rsidR="00595B15">
        <w:t xml:space="preserve"> </w:t>
      </w:r>
      <w:r w:rsidR="00334E50">
        <w:t xml:space="preserve">Realizacja </w:t>
      </w:r>
      <w:r>
        <w:t xml:space="preserve">laboratorium pozwoliła na praktyczne zastosowanie wiedzy z zakresu hurtowni danych, procesów ETL, analizy wielowymiarowej oraz raportowania. </w:t>
      </w:r>
    </w:p>
    <w:p w14:paraId="5FE23FA0" w14:textId="74E1D749" w:rsidR="55816DB2" w:rsidRDefault="00334E50" w:rsidP="79B22858">
      <w:pPr>
        <w:pStyle w:val="LABtekst"/>
      </w:pPr>
      <w:r>
        <w:t>Realizacja</w:t>
      </w:r>
      <w:r w:rsidR="55816DB2">
        <w:t xml:space="preserve"> laboratorium pozwoliła na praktyczne zastosowanie wiedzy z zakresu hurtowni danych, procesów ETL, analizy wielowymiarowej oraz raportowania. Projekt potwierdził, że dobrze zaprojektowana hurtownia danych jest kluczowym elementem skutecznego systemu wspomagania decyzji i stanowi solidną podstawę do dalszej rozbudowy o kolejne źródła danych oraz bardziej zaawansowane analizy.</w:t>
      </w:r>
    </w:p>
    <w:p w14:paraId="0173694C" w14:textId="45FFFF6F" w:rsidR="79B22858" w:rsidRDefault="79B22858" w:rsidP="79B22858">
      <w:pPr>
        <w:pStyle w:val="LABtekst"/>
      </w:pPr>
    </w:p>
    <w:p w14:paraId="6E8C5149" w14:textId="77777777" w:rsidR="00673D46" w:rsidRDefault="00673D46" w:rsidP="00007DE2"/>
    <w:sectPr w:rsidR="00673D46" w:rsidSect="00BD6F9C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00467" w14:textId="77777777" w:rsidR="00C420A2" w:rsidRDefault="00C420A2" w:rsidP="00040B83">
      <w:r>
        <w:separator/>
      </w:r>
    </w:p>
  </w:endnote>
  <w:endnote w:type="continuationSeparator" w:id="0">
    <w:p w14:paraId="34E2CC9A" w14:textId="77777777" w:rsidR="00C420A2" w:rsidRDefault="00C420A2" w:rsidP="0004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1195846451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594B34DA" w14:textId="56D1030F" w:rsidR="008E1180" w:rsidRDefault="00275B25" w:rsidP="00F25846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inline distT="0" distB="0" distL="0" distR="0" wp14:anchorId="48ACB3A6" wp14:editId="42D7BC00">
                  <wp:extent cx="5760720" cy="635"/>
                  <wp:effectExtent l="0" t="31750" r="0" b="36830"/>
                  <wp:docPr id="1570339260" name="Horizontal L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Rot="1" noChangeAspect="1" noEditPoints="1" noChangeArrowheads="1" noChangeShapeType="1" noTextEdit="1"/>
                        </wps:cNvSpPr>
                        <wps:spPr bwMode="auto">
                          <a:xfrm>
                            <a:off x="0" y="0"/>
                            <a:ext cx="5760720" cy="63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a="http://schemas.openxmlformats.org/drawingml/2006/main" xmlns:a14="http://schemas.microsoft.com/office/drawing/2010/main" xmlns:arto="http://schemas.microsoft.com/office/word/2006/arto">
              <w:pict w14:anchorId="5FEE003A">
                <v:rect id="Horizontal Line 4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black [3213]" stroked="f" w14:anchorId="4392BC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">
                  <o:lock v:ext="edit" rotation="t" verticies="t" text="t" aspectratio="t" shapetype="t"/>
                  <w10:anchorlock/>
                </v:rect>
              </w:pict>
            </mc:Fallback>
          </mc:AlternateContent>
        </w:r>
      </w:p>
      <w:p w14:paraId="353770D4" w14:textId="715B2328" w:rsidR="008E1180" w:rsidRPr="00F25846" w:rsidRDefault="00FB7217" w:rsidP="00F25846">
        <w:pPr>
          <w:pStyle w:val="Footer"/>
          <w:rPr>
            <w:rFonts w:ascii="Times New Roman" w:eastAsiaTheme="majorEastAsia" w:hAnsi="Times New Roman"/>
            <w:sz w:val="20"/>
            <w:szCs w:val="20"/>
          </w:rPr>
        </w:pPr>
        <w:r>
          <w:rPr>
            <w:rFonts w:ascii="Times New Roman" w:eastAsiaTheme="majorEastAsia" w:hAnsi="Times New Roman"/>
            <w:sz w:val="20"/>
            <w:szCs w:val="20"/>
          </w:rPr>
          <w:t>Strona</w:t>
        </w:r>
        <w:r w:rsidR="008E1180" w:rsidRPr="002206FE">
          <w:rPr>
            <w:rFonts w:ascii="Times New Roman" w:eastAsiaTheme="majorEastAsia" w:hAnsi="Times New Roman"/>
            <w:sz w:val="20"/>
            <w:szCs w:val="20"/>
          </w:rPr>
          <w:t xml:space="preserve"> </w:t>
        </w:r>
        <w:r w:rsidR="008E1180" w:rsidRPr="002206FE">
          <w:rPr>
            <w:rFonts w:ascii="Times New Roman" w:eastAsiaTheme="minorEastAsia" w:hAnsi="Times New Roman"/>
            <w:sz w:val="20"/>
            <w:szCs w:val="20"/>
          </w:rPr>
          <w:fldChar w:fldCharType="begin"/>
        </w:r>
        <w:r w:rsidR="008E1180" w:rsidRPr="002206FE">
          <w:rPr>
            <w:rFonts w:ascii="Times New Roman" w:hAnsi="Times New Roman"/>
            <w:sz w:val="20"/>
            <w:szCs w:val="20"/>
          </w:rPr>
          <w:instrText>PAGE    \* MERGEFORMAT</w:instrText>
        </w:r>
        <w:r w:rsidR="008E1180" w:rsidRPr="002206FE">
          <w:rPr>
            <w:rFonts w:ascii="Times New Roman" w:eastAsiaTheme="minorEastAsia" w:hAnsi="Times New Roman"/>
            <w:sz w:val="20"/>
            <w:szCs w:val="20"/>
          </w:rPr>
          <w:fldChar w:fldCharType="separate"/>
        </w:r>
        <w:r w:rsidR="008E1180">
          <w:rPr>
            <w:rFonts w:eastAsiaTheme="minorEastAsia"/>
            <w:sz w:val="20"/>
            <w:szCs w:val="20"/>
          </w:rPr>
          <w:t>3</w:t>
        </w:r>
        <w:r w:rsidR="008E1180" w:rsidRPr="002206FE">
          <w:rPr>
            <w:rFonts w:ascii="Times New Roman" w:eastAsiaTheme="majorEastAsia" w:hAnsi="Times New Roman"/>
            <w:sz w:val="20"/>
            <w:szCs w:val="20"/>
          </w:rPr>
          <w:fldChar w:fldCharType="end"/>
        </w:r>
        <w:r>
          <w:rPr>
            <w:rFonts w:ascii="Times New Roman" w:eastAsiaTheme="majorEastAsia" w:hAnsi="Times New Roman"/>
            <w:sz w:val="20"/>
            <w:szCs w:val="20"/>
          </w:rPr>
          <w:t xml:space="preserve"> z </w:t>
        </w:r>
        <w:r w:rsidR="00EA40D5">
          <w:rPr>
            <w:rFonts w:ascii="Times New Roman" w:eastAsiaTheme="majorEastAsia" w:hAnsi="Times New Roman"/>
            <w:sz w:val="20"/>
            <w:szCs w:val="20"/>
          </w:rPr>
          <w:fldChar w:fldCharType="begin"/>
        </w:r>
        <w:r w:rsidR="00EA40D5">
          <w:rPr>
            <w:rFonts w:ascii="Times New Roman" w:eastAsiaTheme="majorEastAsia" w:hAnsi="Times New Roman"/>
            <w:sz w:val="20"/>
            <w:szCs w:val="20"/>
          </w:rPr>
          <w:instrText xml:space="preserve"> NUMPAGES   \* MERGEFORMAT </w:instrText>
        </w:r>
        <w:r w:rsidR="00EA40D5">
          <w:rPr>
            <w:rFonts w:ascii="Times New Roman" w:eastAsiaTheme="majorEastAsia" w:hAnsi="Times New Roman"/>
            <w:sz w:val="20"/>
            <w:szCs w:val="20"/>
          </w:rPr>
          <w:fldChar w:fldCharType="separate"/>
        </w:r>
        <w:r w:rsidR="00EA40D5">
          <w:rPr>
            <w:rFonts w:ascii="Times New Roman" w:eastAsiaTheme="majorEastAsia" w:hAnsi="Times New Roman"/>
            <w:noProof/>
            <w:sz w:val="20"/>
            <w:szCs w:val="20"/>
          </w:rPr>
          <w:t>9</w:t>
        </w:r>
        <w:r w:rsidR="00EA40D5">
          <w:rPr>
            <w:rFonts w:ascii="Times New Roman" w:eastAsiaTheme="majorEastAsia" w:hAnsi="Times New Roman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1345045721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5E33AE91" w14:textId="2B6F3DC7" w:rsidR="008E1180" w:rsidRDefault="00275B25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inline distT="0" distB="0" distL="0" distR="0" wp14:anchorId="1BF8C510" wp14:editId="37E6744B">
                  <wp:extent cx="5760720" cy="635"/>
                  <wp:effectExtent l="0" t="31750" r="0" b="36830"/>
                  <wp:docPr id="133150329" name="Horizontal L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Rot="1" noChangeAspect="1" noEditPoints="1" noChangeArrowheads="1" noChangeShapeType="1" noTextEdit="1"/>
                        </wps:cNvSpPr>
                        <wps:spPr bwMode="auto">
                          <a:xfrm>
                            <a:off x="0" y="0"/>
                            <a:ext cx="5760720" cy="63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a="http://schemas.openxmlformats.org/drawingml/2006/main" xmlns:a14="http://schemas.microsoft.com/office/drawing/2010/main" xmlns:arto="http://schemas.microsoft.com/office/word/2006/arto">
              <w:pict w14:anchorId="2F866530">
                <v:rect id="Horizontal Line 3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black [3213]" stroked="f" w14:anchorId="362B90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">
                  <o:lock v:ext="edit" rotation="t" verticies="t" text="t" aspectratio="t" shapetype="t"/>
                  <w10:anchorlock/>
                </v:rect>
              </w:pict>
            </mc:Fallback>
          </mc:AlternateContent>
        </w:r>
      </w:p>
      <w:p w14:paraId="7FBCE5DC" w14:textId="79AEAE80" w:rsidR="008E1180" w:rsidRPr="002206FE" w:rsidRDefault="00EA40D5" w:rsidP="002206FE">
        <w:pPr>
          <w:pStyle w:val="Footer"/>
          <w:jc w:val="right"/>
          <w:rPr>
            <w:rFonts w:ascii="Times New Roman" w:eastAsiaTheme="majorEastAsia" w:hAnsi="Times New Roman"/>
            <w:sz w:val="20"/>
            <w:szCs w:val="20"/>
          </w:rPr>
        </w:pPr>
        <w:r>
          <w:rPr>
            <w:rFonts w:ascii="Times New Roman" w:eastAsiaTheme="majorEastAsia" w:hAnsi="Times New Roman"/>
            <w:sz w:val="20"/>
            <w:szCs w:val="20"/>
          </w:rPr>
          <w:t>Strona</w:t>
        </w:r>
        <w:r w:rsidR="008E1180" w:rsidRPr="002206FE">
          <w:rPr>
            <w:rFonts w:ascii="Times New Roman" w:eastAsiaTheme="majorEastAsia" w:hAnsi="Times New Roman"/>
            <w:sz w:val="20"/>
            <w:szCs w:val="20"/>
          </w:rPr>
          <w:t xml:space="preserve"> </w:t>
        </w:r>
        <w:r w:rsidR="008E1180" w:rsidRPr="002206FE">
          <w:rPr>
            <w:rFonts w:ascii="Times New Roman" w:eastAsiaTheme="minorEastAsia" w:hAnsi="Times New Roman"/>
            <w:sz w:val="20"/>
            <w:szCs w:val="20"/>
          </w:rPr>
          <w:fldChar w:fldCharType="begin"/>
        </w:r>
        <w:r w:rsidR="008E1180" w:rsidRPr="002206FE">
          <w:rPr>
            <w:rFonts w:ascii="Times New Roman" w:hAnsi="Times New Roman"/>
            <w:sz w:val="20"/>
            <w:szCs w:val="20"/>
          </w:rPr>
          <w:instrText>PAGE    \* MERGEFORMAT</w:instrText>
        </w:r>
        <w:r w:rsidR="008E1180" w:rsidRPr="002206FE">
          <w:rPr>
            <w:rFonts w:ascii="Times New Roman" w:eastAsiaTheme="minorEastAsia" w:hAnsi="Times New Roman"/>
            <w:sz w:val="20"/>
            <w:szCs w:val="20"/>
          </w:rPr>
          <w:fldChar w:fldCharType="separate"/>
        </w:r>
        <w:r w:rsidR="008E1180" w:rsidRPr="003F548F">
          <w:rPr>
            <w:rFonts w:ascii="Times New Roman" w:eastAsiaTheme="majorEastAsia" w:hAnsi="Times New Roman"/>
            <w:noProof/>
            <w:sz w:val="20"/>
            <w:szCs w:val="20"/>
          </w:rPr>
          <w:t>2</w:t>
        </w:r>
        <w:r w:rsidR="008E1180" w:rsidRPr="002206FE">
          <w:rPr>
            <w:rFonts w:ascii="Times New Roman" w:eastAsiaTheme="majorEastAsia" w:hAnsi="Times New Roman"/>
            <w:sz w:val="20"/>
            <w:szCs w:val="20"/>
          </w:rPr>
          <w:fldChar w:fldCharType="end"/>
        </w:r>
        <w:r>
          <w:rPr>
            <w:rFonts w:ascii="Times New Roman" w:eastAsiaTheme="majorEastAsia" w:hAnsi="Times New Roman"/>
            <w:sz w:val="20"/>
            <w:szCs w:val="20"/>
          </w:rPr>
          <w:t xml:space="preserve"> z </w:t>
        </w:r>
        <w:r>
          <w:rPr>
            <w:rFonts w:ascii="Times New Roman" w:eastAsiaTheme="majorEastAsia" w:hAnsi="Times New Roman"/>
            <w:sz w:val="20"/>
            <w:szCs w:val="20"/>
          </w:rPr>
          <w:fldChar w:fldCharType="begin"/>
        </w:r>
        <w:r>
          <w:rPr>
            <w:rFonts w:ascii="Times New Roman" w:eastAsiaTheme="majorEastAsia" w:hAnsi="Times New Roman"/>
            <w:sz w:val="20"/>
            <w:szCs w:val="20"/>
          </w:rPr>
          <w:instrText xml:space="preserve"> NUMPAGES   \* MERGEFORMAT </w:instrText>
        </w:r>
        <w:r>
          <w:rPr>
            <w:rFonts w:ascii="Times New Roman" w:eastAsiaTheme="majorEastAsia" w:hAnsi="Times New Roman"/>
            <w:sz w:val="20"/>
            <w:szCs w:val="20"/>
          </w:rPr>
          <w:fldChar w:fldCharType="separate"/>
        </w:r>
        <w:r>
          <w:rPr>
            <w:rFonts w:ascii="Times New Roman" w:eastAsiaTheme="majorEastAsia" w:hAnsi="Times New Roman"/>
            <w:noProof/>
            <w:sz w:val="20"/>
            <w:szCs w:val="20"/>
          </w:rPr>
          <w:t>9</w:t>
        </w:r>
        <w:r>
          <w:rPr>
            <w:rFonts w:ascii="Times New Roman" w:eastAsiaTheme="majorEastAsia" w:hAnsi="Times New Roman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FC3127C" w14:paraId="4DB76505" w14:textId="77777777" w:rsidTr="0FC3127C">
      <w:trPr>
        <w:trHeight w:val="300"/>
      </w:trPr>
      <w:tc>
        <w:tcPr>
          <w:tcW w:w="3020" w:type="dxa"/>
        </w:tcPr>
        <w:p w14:paraId="176E7718" w14:textId="17B00C9B" w:rsidR="0FC3127C" w:rsidRDefault="0FC3127C" w:rsidP="0FC3127C">
          <w:pPr>
            <w:ind w:left="-115"/>
          </w:pPr>
        </w:p>
      </w:tc>
      <w:tc>
        <w:tcPr>
          <w:tcW w:w="3020" w:type="dxa"/>
        </w:tcPr>
        <w:p w14:paraId="282779E3" w14:textId="2A70E0E4" w:rsidR="0FC3127C" w:rsidRDefault="0FC3127C" w:rsidP="0FC3127C">
          <w:pPr>
            <w:jc w:val="center"/>
          </w:pPr>
        </w:p>
      </w:tc>
      <w:tc>
        <w:tcPr>
          <w:tcW w:w="3020" w:type="dxa"/>
        </w:tcPr>
        <w:p w14:paraId="0484BB79" w14:textId="2AC88379" w:rsidR="0FC3127C" w:rsidRDefault="0FC3127C" w:rsidP="0FC3127C">
          <w:pPr>
            <w:ind w:right="-115"/>
            <w:jc w:val="right"/>
          </w:pPr>
        </w:p>
      </w:tc>
    </w:tr>
  </w:tbl>
  <w:p w14:paraId="60CB3C1A" w14:textId="140D6268" w:rsidR="0FC3127C" w:rsidRDefault="0FC3127C" w:rsidP="0FC31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97029" w14:textId="77777777" w:rsidR="00C420A2" w:rsidRDefault="00C420A2" w:rsidP="00040B83">
      <w:r>
        <w:separator/>
      </w:r>
    </w:p>
  </w:footnote>
  <w:footnote w:type="continuationSeparator" w:id="0">
    <w:p w14:paraId="14977324" w14:textId="77777777" w:rsidR="00C420A2" w:rsidRDefault="00C420A2" w:rsidP="00040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</w:tblGrid>
    <w:tr w:rsidR="0FC3127C" w14:paraId="4F6592F0" w14:textId="77777777" w:rsidTr="0FC3127C">
      <w:trPr>
        <w:trHeight w:val="300"/>
      </w:trPr>
      <w:tc>
        <w:tcPr>
          <w:tcW w:w="3020" w:type="dxa"/>
        </w:tcPr>
        <w:p w14:paraId="796C222B" w14:textId="0C011274" w:rsidR="0FC3127C" w:rsidRDefault="0FC3127C" w:rsidP="00BB4F72"/>
      </w:tc>
    </w:tr>
  </w:tbl>
  <w:tbl>
    <w:tblPr>
      <w:tblW w:w="8788" w:type="dxa"/>
      <w:tblInd w:w="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4252"/>
      <w:gridCol w:w="1134"/>
      <w:gridCol w:w="3402"/>
    </w:tblGrid>
    <w:tr w:rsidR="00B449A4" w14:paraId="0A9EA841" w14:textId="77777777" w:rsidTr="00380C94">
      <w:tc>
        <w:tcPr>
          <w:tcW w:w="4252" w:type="dxa"/>
          <w:vMerge w:val="restart"/>
        </w:tcPr>
        <w:p w14:paraId="27DFB495" w14:textId="77777777" w:rsidR="00B449A4" w:rsidRPr="00380C94" w:rsidRDefault="00B449A4" w:rsidP="00B449A4">
          <w:pPr>
            <w:pStyle w:val="Header"/>
            <w:spacing w:before="20" w:after="20"/>
            <w:rPr>
              <w:rFonts w:ascii="Arial" w:eastAsia="Times New Roman" w:hAnsi="Arial" w:cs="Arial"/>
              <w:i/>
              <w:sz w:val="20"/>
              <w:szCs w:val="20"/>
            </w:rPr>
          </w:pPr>
          <w:r w:rsidRPr="00380C94">
            <w:rPr>
              <w:rFonts w:ascii="Arial" w:eastAsia="Times New Roman" w:hAnsi="Arial" w:cs="Arial"/>
              <w:i/>
              <w:sz w:val="20"/>
              <w:szCs w:val="20"/>
            </w:rPr>
            <w:t>Sprawozdanie z przedmiotu Hurtownie danych</w:t>
          </w:r>
        </w:p>
      </w:tc>
      <w:tc>
        <w:tcPr>
          <w:tcW w:w="1134" w:type="dxa"/>
        </w:tcPr>
        <w:p w14:paraId="4C1F756B" w14:textId="77777777" w:rsidR="00B449A4" w:rsidRPr="004C59E4" w:rsidRDefault="00B449A4" w:rsidP="00B449A4">
          <w:pPr>
            <w:pStyle w:val="Header"/>
            <w:spacing w:before="20" w:after="20"/>
            <w:rPr>
              <w:rFonts w:ascii="Arial" w:eastAsia="Times New Roman" w:hAnsi="Arial" w:cs="Arial"/>
              <w:i/>
              <w:sz w:val="20"/>
              <w:szCs w:val="20"/>
            </w:rPr>
          </w:pPr>
          <w:r w:rsidRPr="004C59E4">
            <w:rPr>
              <w:rFonts w:ascii="Arial" w:eastAsia="Times New Roman" w:hAnsi="Arial" w:cs="Arial"/>
              <w:i/>
              <w:sz w:val="20"/>
              <w:szCs w:val="20"/>
            </w:rPr>
            <w:t>Nr ref.</w:t>
          </w:r>
        </w:p>
      </w:tc>
      <w:tc>
        <w:tcPr>
          <w:tcW w:w="3402" w:type="dxa"/>
          <w:tcBorders>
            <w:right w:val="single" w:sz="4" w:space="0" w:color="auto"/>
          </w:tcBorders>
        </w:tcPr>
        <w:p w14:paraId="6DE87A09" w14:textId="77777777" w:rsidR="00B449A4" w:rsidRPr="00380C94" w:rsidRDefault="00B449A4" w:rsidP="00B449A4">
          <w:pPr>
            <w:pStyle w:val="Header"/>
            <w:spacing w:before="20" w:after="20"/>
            <w:ind w:right="869"/>
            <w:rPr>
              <w:rFonts w:ascii="Arial" w:eastAsia="Times New Roman" w:hAnsi="Arial" w:cs="Arial"/>
              <w:i/>
              <w:sz w:val="20"/>
              <w:szCs w:val="20"/>
            </w:rPr>
          </w:pPr>
          <w:r w:rsidRPr="00380C94">
            <w:rPr>
              <w:rFonts w:ascii="Arial" w:eastAsia="Times New Roman" w:hAnsi="Arial" w:cs="Arial"/>
              <w:i/>
              <w:sz w:val="20"/>
              <w:szCs w:val="20"/>
            </w:rPr>
            <w:t>HD-LAB-WCY23IJ2S1_2</w:t>
          </w:r>
        </w:p>
      </w:tc>
    </w:tr>
    <w:tr w:rsidR="00B449A4" w14:paraId="0977CE9F" w14:textId="77777777" w:rsidTr="00380C94">
      <w:tc>
        <w:tcPr>
          <w:tcW w:w="4252" w:type="dxa"/>
          <w:vMerge/>
        </w:tcPr>
        <w:p w14:paraId="03A97832" w14:textId="77777777" w:rsidR="00B449A4" w:rsidRPr="00380C94" w:rsidRDefault="00B449A4" w:rsidP="00B449A4">
          <w:pPr>
            <w:pStyle w:val="Header"/>
            <w:spacing w:before="20" w:after="20"/>
            <w:jc w:val="center"/>
            <w:rPr>
              <w:rFonts w:ascii="Arial" w:eastAsia="Times New Roman" w:hAnsi="Arial" w:cs="Arial"/>
              <w:i/>
              <w:sz w:val="20"/>
              <w:szCs w:val="20"/>
            </w:rPr>
          </w:pPr>
        </w:p>
      </w:tc>
      <w:tc>
        <w:tcPr>
          <w:tcW w:w="1134" w:type="dxa"/>
        </w:tcPr>
        <w:p w14:paraId="1774BA95" w14:textId="77777777" w:rsidR="00B449A4" w:rsidRPr="004C59E4" w:rsidRDefault="00B449A4" w:rsidP="00B449A4">
          <w:pPr>
            <w:pStyle w:val="Header"/>
            <w:spacing w:before="20" w:after="20"/>
            <w:rPr>
              <w:rFonts w:ascii="Arial" w:eastAsia="Times New Roman" w:hAnsi="Arial" w:cs="Arial"/>
              <w:i/>
              <w:sz w:val="20"/>
              <w:szCs w:val="20"/>
            </w:rPr>
          </w:pPr>
          <w:r w:rsidRPr="004C59E4">
            <w:rPr>
              <w:rFonts w:ascii="Arial" w:eastAsia="Times New Roman" w:hAnsi="Arial" w:cs="Arial"/>
              <w:i/>
              <w:sz w:val="20"/>
              <w:szCs w:val="20"/>
            </w:rPr>
            <w:t>Wersja</w:t>
          </w:r>
        </w:p>
      </w:tc>
      <w:tc>
        <w:tcPr>
          <w:tcW w:w="3402" w:type="dxa"/>
          <w:tcBorders>
            <w:right w:val="single" w:sz="4" w:space="0" w:color="auto"/>
          </w:tcBorders>
        </w:tcPr>
        <w:p w14:paraId="7426A43E" w14:textId="5ADC8A4C" w:rsidR="00B449A4" w:rsidRPr="00380C94" w:rsidRDefault="004344A4" w:rsidP="00B449A4">
          <w:pPr>
            <w:pStyle w:val="Header"/>
            <w:spacing w:before="20" w:after="20"/>
            <w:ind w:right="869"/>
            <w:rPr>
              <w:rFonts w:ascii="Arial" w:eastAsia="Times New Roman" w:hAnsi="Arial" w:cs="Arial"/>
              <w:i/>
              <w:sz w:val="20"/>
              <w:szCs w:val="20"/>
            </w:rPr>
          </w:pPr>
          <w:r>
            <w:rPr>
              <w:rFonts w:ascii="Arial" w:eastAsia="Times New Roman" w:hAnsi="Arial" w:cs="Arial"/>
              <w:i/>
              <w:sz w:val="20"/>
              <w:szCs w:val="20"/>
            </w:rPr>
            <w:t>3</w:t>
          </w:r>
          <w:r w:rsidR="00CB73D1">
            <w:rPr>
              <w:rFonts w:ascii="Arial" w:eastAsia="Times New Roman" w:hAnsi="Arial" w:cs="Arial"/>
              <w:i/>
              <w:sz w:val="20"/>
              <w:szCs w:val="20"/>
            </w:rPr>
            <w:t>.0</w:t>
          </w:r>
        </w:p>
      </w:tc>
    </w:tr>
  </w:tbl>
  <w:p w14:paraId="3A7A4945" w14:textId="45E4D89D" w:rsidR="0FC3127C" w:rsidRDefault="0FC3127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8726"/>
    </w:tblGrid>
    <w:tr w:rsidR="0FC3127C" w14:paraId="6064FE41" w14:textId="77777777" w:rsidTr="00FF43DF">
      <w:trPr>
        <w:trHeight w:val="300"/>
      </w:trPr>
      <w:tc>
        <w:tcPr>
          <w:tcW w:w="8726" w:type="dxa"/>
        </w:tcPr>
        <w:tbl>
          <w:tblPr>
            <w:tblpPr w:leftFromText="141" w:rightFromText="141" w:horzAnchor="margin" w:tblpXSpec="right" w:tblpY="-216"/>
            <w:tblOverlap w:val="never"/>
            <w:tblW w:w="85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3964"/>
            <w:gridCol w:w="851"/>
            <w:gridCol w:w="3685"/>
          </w:tblGrid>
          <w:tr w:rsidR="00C30E51" w14:paraId="68A06990" w14:textId="77777777" w:rsidTr="00FF43DF">
            <w:tc>
              <w:tcPr>
                <w:tcW w:w="3964" w:type="dxa"/>
                <w:vMerge w:val="restart"/>
              </w:tcPr>
              <w:p w14:paraId="7E06203E" w14:textId="77777777" w:rsidR="00C30E51" w:rsidRPr="004468D9" w:rsidRDefault="00C30E51" w:rsidP="00C30E51">
                <w:pPr>
                  <w:pStyle w:val="Header"/>
                  <w:spacing w:before="20" w:after="20"/>
                  <w:rPr>
                    <w:rFonts w:ascii="Arial" w:eastAsia="Times New Roman" w:hAnsi="Arial" w:cs="Arial"/>
                    <w:i/>
                    <w:sz w:val="20"/>
                    <w:szCs w:val="20"/>
                  </w:rPr>
                </w:pPr>
                <w:r w:rsidRPr="004468D9">
                  <w:rPr>
                    <w:rFonts w:ascii="Arial" w:eastAsia="Times New Roman" w:hAnsi="Arial" w:cs="Arial"/>
                    <w:i/>
                    <w:sz w:val="20"/>
                    <w:szCs w:val="20"/>
                  </w:rPr>
                  <w:t>Sprawozdanie z przedmiotu Hurtownie danych</w:t>
                </w:r>
              </w:p>
            </w:tc>
            <w:tc>
              <w:tcPr>
                <w:tcW w:w="851" w:type="dxa"/>
              </w:tcPr>
              <w:p w14:paraId="4C0FD42C" w14:textId="77777777" w:rsidR="00C30E51" w:rsidRPr="004C59E4" w:rsidRDefault="00C30E51" w:rsidP="00C30E51">
                <w:pPr>
                  <w:pStyle w:val="Header"/>
                  <w:spacing w:before="20" w:after="20"/>
                  <w:rPr>
                    <w:rFonts w:ascii="Arial" w:eastAsia="Times New Roman" w:hAnsi="Arial" w:cs="Arial"/>
                    <w:i/>
                    <w:sz w:val="20"/>
                    <w:szCs w:val="20"/>
                  </w:rPr>
                </w:pPr>
                <w:r w:rsidRPr="004C59E4">
                  <w:rPr>
                    <w:rFonts w:ascii="Arial" w:eastAsia="Times New Roman" w:hAnsi="Arial" w:cs="Arial"/>
                    <w:i/>
                    <w:sz w:val="20"/>
                    <w:szCs w:val="20"/>
                  </w:rPr>
                  <w:t>Nr ref.</w:t>
                </w:r>
              </w:p>
            </w:tc>
            <w:tc>
              <w:tcPr>
                <w:tcW w:w="3685" w:type="dxa"/>
                <w:tcBorders>
                  <w:right w:val="single" w:sz="4" w:space="0" w:color="auto"/>
                </w:tcBorders>
              </w:tcPr>
              <w:p w14:paraId="164B7A52" w14:textId="77777777" w:rsidR="00C30E51" w:rsidRPr="004468D9" w:rsidRDefault="00C30E51" w:rsidP="00703FE9">
                <w:pPr>
                  <w:pStyle w:val="Header"/>
                  <w:tabs>
                    <w:tab w:val="clear" w:pos="4320"/>
                  </w:tabs>
                  <w:spacing w:before="20" w:after="20"/>
                  <w:ind w:right="869"/>
                  <w:rPr>
                    <w:rFonts w:ascii="Arial" w:eastAsia="Times New Roman" w:hAnsi="Arial" w:cs="Arial"/>
                    <w:i/>
                    <w:sz w:val="20"/>
                    <w:szCs w:val="20"/>
                  </w:rPr>
                </w:pPr>
                <w:r w:rsidRPr="004468D9">
                  <w:rPr>
                    <w:rFonts w:ascii="Arial" w:eastAsia="Times New Roman" w:hAnsi="Arial" w:cs="Arial"/>
                    <w:i/>
                    <w:sz w:val="20"/>
                    <w:szCs w:val="20"/>
                  </w:rPr>
                  <w:t>HD-LAB-WCY23IJ2S1_2</w:t>
                </w:r>
              </w:p>
            </w:tc>
          </w:tr>
          <w:tr w:rsidR="00C30E51" w14:paraId="0C20ABBC" w14:textId="77777777" w:rsidTr="00FF43DF">
            <w:tc>
              <w:tcPr>
                <w:tcW w:w="3964" w:type="dxa"/>
                <w:vMerge/>
              </w:tcPr>
              <w:p w14:paraId="6CFEA7FB" w14:textId="77777777" w:rsidR="00C30E51" w:rsidRPr="004468D9" w:rsidRDefault="00C30E51" w:rsidP="00C30E51">
                <w:pPr>
                  <w:pStyle w:val="Header"/>
                  <w:spacing w:before="20" w:after="20"/>
                  <w:jc w:val="center"/>
                  <w:rPr>
                    <w:rFonts w:ascii="Arial" w:eastAsia="Times New Roman" w:hAnsi="Arial" w:cs="Arial"/>
                    <w:i/>
                    <w:sz w:val="20"/>
                    <w:szCs w:val="20"/>
                  </w:rPr>
                </w:pPr>
              </w:p>
            </w:tc>
            <w:tc>
              <w:tcPr>
                <w:tcW w:w="851" w:type="dxa"/>
              </w:tcPr>
              <w:p w14:paraId="007F2CE4" w14:textId="77777777" w:rsidR="00C30E51" w:rsidRPr="004C59E4" w:rsidRDefault="00C30E51" w:rsidP="00C30E51">
                <w:pPr>
                  <w:pStyle w:val="Header"/>
                  <w:spacing w:before="20" w:after="20"/>
                  <w:rPr>
                    <w:rFonts w:ascii="Arial" w:eastAsia="Times New Roman" w:hAnsi="Arial" w:cs="Arial"/>
                    <w:i/>
                    <w:sz w:val="20"/>
                    <w:szCs w:val="20"/>
                  </w:rPr>
                </w:pPr>
                <w:r w:rsidRPr="004C59E4">
                  <w:rPr>
                    <w:rFonts w:ascii="Arial" w:eastAsia="Times New Roman" w:hAnsi="Arial" w:cs="Arial"/>
                    <w:i/>
                    <w:sz w:val="20"/>
                    <w:szCs w:val="20"/>
                  </w:rPr>
                  <w:t>Wersja</w:t>
                </w:r>
              </w:p>
            </w:tc>
            <w:tc>
              <w:tcPr>
                <w:tcW w:w="3685" w:type="dxa"/>
                <w:tcBorders>
                  <w:right w:val="single" w:sz="4" w:space="0" w:color="auto"/>
                </w:tcBorders>
              </w:tcPr>
              <w:p w14:paraId="29E9DF1A" w14:textId="45503F68" w:rsidR="00C30E51" w:rsidRPr="004468D9" w:rsidRDefault="004344A4" w:rsidP="00703FE9">
                <w:pPr>
                  <w:pStyle w:val="Header"/>
                  <w:tabs>
                    <w:tab w:val="clear" w:pos="4320"/>
                  </w:tabs>
                  <w:spacing w:before="20" w:after="20"/>
                  <w:ind w:right="869"/>
                  <w:rPr>
                    <w:rFonts w:ascii="Arial" w:eastAsia="Times New Roman" w:hAns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eastAsia="Times New Roman" w:hAnsi="Arial" w:cs="Arial"/>
                    <w:i/>
                    <w:sz w:val="20"/>
                    <w:szCs w:val="20"/>
                  </w:rPr>
                  <w:t>3</w:t>
                </w:r>
                <w:r w:rsidR="005539FF">
                  <w:rPr>
                    <w:rFonts w:ascii="Arial" w:eastAsia="Times New Roman" w:hAnsi="Arial" w:cs="Arial"/>
                    <w:i/>
                    <w:sz w:val="20"/>
                    <w:szCs w:val="20"/>
                  </w:rPr>
                  <w:t>.0</w:t>
                </w:r>
              </w:p>
            </w:tc>
          </w:tr>
        </w:tbl>
        <w:p w14:paraId="09D726BF" w14:textId="3AA824A6" w:rsidR="0FC3127C" w:rsidRDefault="0FC3127C" w:rsidP="0FC3127C">
          <w:pPr>
            <w:ind w:left="-115"/>
          </w:pPr>
        </w:p>
      </w:tc>
    </w:tr>
  </w:tbl>
  <w:p w14:paraId="4AD107C4" w14:textId="03F37984" w:rsidR="0FC3127C" w:rsidRDefault="0FC3127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FC3127C" w14:paraId="640549A3" w14:textId="77777777" w:rsidTr="0FC3127C">
      <w:trPr>
        <w:trHeight w:val="300"/>
      </w:trPr>
      <w:tc>
        <w:tcPr>
          <w:tcW w:w="3020" w:type="dxa"/>
        </w:tcPr>
        <w:p w14:paraId="44F249CE" w14:textId="2EB3591D" w:rsidR="0FC3127C" w:rsidRDefault="0FC3127C" w:rsidP="0FC3127C">
          <w:pPr>
            <w:ind w:left="-115"/>
          </w:pPr>
        </w:p>
      </w:tc>
      <w:tc>
        <w:tcPr>
          <w:tcW w:w="3020" w:type="dxa"/>
        </w:tcPr>
        <w:p w14:paraId="38959124" w14:textId="40CB26F9" w:rsidR="0FC3127C" w:rsidRDefault="0FC3127C" w:rsidP="0FC3127C">
          <w:pPr>
            <w:jc w:val="center"/>
          </w:pPr>
        </w:p>
      </w:tc>
      <w:tc>
        <w:tcPr>
          <w:tcW w:w="3020" w:type="dxa"/>
        </w:tcPr>
        <w:p w14:paraId="54235FFC" w14:textId="634B64BB" w:rsidR="0FC3127C" w:rsidRDefault="0FC3127C" w:rsidP="0FC3127C">
          <w:pPr>
            <w:ind w:right="-115"/>
            <w:jc w:val="right"/>
          </w:pPr>
        </w:p>
      </w:tc>
    </w:tr>
  </w:tbl>
  <w:p w14:paraId="6438B0D4" w14:textId="7939293E" w:rsidR="0FC3127C" w:rsidRDefault="0FC312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31B2"/>
    <w:multiLevelType w:val="hybridMultilevel"/>
    <w:tmpl w:val="62DCEECE"/>
    <w:lvl w:ilvl="0" w:tplc="FB906F90">
      <w:start w:val="1"/>
      <w:numFmt w:val="bullet"/>
      <w:lvlText w:val=""/>
      <w:lvlJc w:val="left"/>
      <w:pPr>
        <w:tabs>
          <w:tab w:val="num" w:pos="1364"/>
        </w:tabs>
        <w:ind w:left="1364" w:hanging="284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06F76863"/>
    <w:multiLevelType w:val="hybridMultilevel"/>
    <w:tmpl w:val="F1EC84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E0D04"/>
    <w:multiLevelType w:val="hybridMultilevel"/>
    <w:tmpl w:val="E6607C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45425"/>
    <w:multiLevelType w:val="multilevel"/>
    <w:tmpl w:val="871CDAB8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418"/>
        </w:tabs>
        <w:ind w:left="1418" w:hanging="851"/>
      </w:pPr>
      <w:rPr>
        <w:rFonts w:ascii="Arial Black" w:hAnsi="Arial Black" w:hint="default"/>
        <w:b w:val="0"/>
        <w:i w:val="0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524"/>
        </w:tabs>
        <w:ind w:left="2524" w:hanging="964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3120"/>
        </w:tabs>
        <w:ind w:left="3120" w:hanging="851"/>
      </w:pPr>
      <w:rPr>
        <w:rFonts w:hint="default"/>
        <w:lang w:val="pl-PL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E127A45"/>
    <w:multiLevelType w:val="hybridMultilevel"/>
    <w:tmpl w:val="04C2CA98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EE22CEE"/>
    <w:multiLevelType w:val="hybridMultilevel"/>
    <w:tmpl w:val="CA90B1FC"/>
    <w:lvl w:ilvl="0" w:tplc="0415000F">
      <w:start w:val="1"/>
      <w:numFmt w:val="bullet"/>
      <w:lvlText w:val=""/>
      <w:lvlJc w:val="left"/>
      <w:pPr>
        <w:tabs>
          <w:tab w:val="num" w:pos="568"/>
        </w:tabs>
        <w:ind w:left="568" w:hanging="284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CB7A6"/>
    <w:multiLevelType w:val="hybridMultilevel"/>
    <w:tmpl w:val="FFFFFFFF"/>
    <w:lvl w:ilvl="0" w:tplc="60FAE5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D28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EC0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481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E0D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F800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960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92C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3CE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779CF"/>
    <w:multiLevelType w:val="hybridMultilevel"/>
    <w:tmpl w:val="8B7693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8677E"/>
    <w:multiLevelType w:val="hybridMultilevel"/>
    <w:tmpl w:val="16C298E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D4B32"/>
    <w:multiLevelType w:val="hybridMultilevel"/>
    <w:tmpl w:val="19228576"/>
    <w:lvl w:ilvl="0" w:tplc="6DE462A2">
      <w:start w:val="1"/>
      <w:numFmt w:val="decimal"/>
      <w:lvlText w:val="Etap 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E66748"/>
    <w:multiLevelType w:val="hybridMultilevel"/>
    <w:tmpl w:val="FAA2AAC4"/>
    <w:lvl w:ilvl="0" w:tplc="75F6DDEC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F7820"/>
    <w:multiLevelType w:val="hybridMultilevel"/>
    <w:tmpl w:val="785CE4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3F5CCE"/>
    <w:multiLevelType w:val="hybridMultilevel"/>
    <w:tmpl w:val="12A823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9F25AD"/>
    <w:multiLevelType w:val="hybridMultilevel"/>
    <w:tmpl w:val="512C56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355BF7"/>
    <w:multiLevelType w:val="hybridMultilevel"/>
    <w:tmpl w:val="A1FA90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A777D5"/>
    <w:multiLevelType w:val="hybridMultilevel"/>
    <w:tmpl w:val="115E95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A24C7"/>
    <w:multiLevelType w:val="hybridMultilevel"/>
    <w:tmpl w:val="2FE6FBB2"/>
    <w:lvl w:ilvl="0" w:tplc="0415000F">
      <w:start w:val="1"/>
      <w:numFmt w:val="bullet"/>
      <w:lvlText w:val=""/>
      <w:lvlJc w:val="left"/>
      <w:pPr>
        <w:tabs>
          <w:tab w:val="num" w:pos="568"/>
        </w:tabs>
        <w:ind w:left="568" w:hanging="284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DC2817"/>
    <w:multiLevelType w:val="multilevel"/>
    <w:tmpl w:val="0415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8" w15:restartNumberingAfterBreak="0">
    <w:nsid w:val="50C310DF"/>
    <w:multiLevelType w:val="hybridMultilevel"/>
    <w:tmpl w:val="DAC67230"/>
    <w:lvl w:ilvl="0" w:tplc="0415000F">
      <w:start w:val="1"/>
      <w:numFmt w:val="bullet"/>
      <w:lvlText w:val=""/>
      <w:lvlJc w:val="left"/>
      <w:pPr>
        <w:tabs>
          <w:tab w:val="num" w:pos="568"/>
        </w:tabs>
        <w:ind w:left="568" w:hanging="284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010712"/>
    <w:multiLevelType w:val="hybridMultilevel"/>
    <w:tmpl w:val="E77E8B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471CFB"/>
    <w:multiLevelType w:val="hybridMultilevel"/>
    <w:tmpl w:val="9858F928"/>
    <w:lvl w:ilvl="0" w:tplc="EC68EFDE">
      <w:start w:val="1"/>
      <w:numFmt w:val="decimal"/>
      <w:lvlText w:val="D%1"/>
      <w:lvlJc w:val="left"/>
      <w:pPr>
        <w:ind w:left="360" w:hanging="360"/>
      </w:pPr>
      <w:rPr>
        <w:rFonts w:ascii="Arial" w:hAnsi="Arial" w:hint="default"/>
        <w:color w:val="auto"/>
        <w:sz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A091878"/>
    <w:multiLevelType w:val="hybridMultilevel"/>
    <w:tmpl w:val="CA62A38E"/>
    <w:lvl w:ilvl="0" w:tplc="411403A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138"/>
        </w:tabs>
        <w:ind w:left="213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858"/>
        </w:tabs>
        <w:ind w:left="285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578"/>
        </w:tabs>
        <w:ind w:left="357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298"/>
        </w:tabs>
        <w:ind w:left="429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5018"/>
        </w:tabs>
        <w:ind w:left="501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738"/>
        </w:tabs>
        <w:ind w:left="573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458"/>
        </w:tabs>
        <w:ind w:left="645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178"/>
        </w:tabs>
        <w:ind w:left="7178" w:hanging="360"/>
      </w:pPr>
      <w:rPr>
        <w:rFonts w:ascii="Wingdings" w:hAnsi="Wingdings" w:hint="default"/>
      </w:rPr>
    </w:lvl>
  </w:abstractNum>
  <w:abstractNum w:abstractNumId="22" w15:restartNumberingAfterBreak="0">
    <w:nsid w:val="6E7556A0"/>
    <w:multiLevelType w:val="hybridMultilevel"/>
    <w:tmpl w:val="FD4AAE92"/>
    <w:lvl w:ilvl="0" w:tplc="0415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78077FEE"/>
    <w:multiLevelType w:val="hybridMultilevel"/>
    <w:tmpl w:val="262606D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049F5"/>
    <w:multiLevelType w:val="hybridMultilevel"/>
    <w:tmpl w:val="08B69A6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3A7863"/>
    <w:multiLevelType w:val="hybridMultilevel"/>
    <w:tmpl w:val="C35C2524"/>
    <w:lvl w:ilvl="0" w:tplc="0415000F">
      <w:start w:val="1"/>
      <w:numFmt w:val="bullet"/>
      <w:lvlText w:val=""/>
      <w:lvlJc w:val="left"/>
      <w:pPr>
        <w:tabs>
          <w:tab w:val="num" w:pos="568"/>
        </w:tabs>
        <w:ind w:left="568" w:hanging="284"/>
      </w:pPr>
      <w:rPr>
        <w:rFonts w:ascii="Symbol" w:hAnsi="Symbol" w:hint="default"/>
      </w:rPr>
    </w:lvl>
    <w:lvl w:ilvl="1" w:tplc="1E9EE270">
      <w:start w:val="1"/>
      <w:numFmt w:val="bullet"/>
      <w:lvlText w:val="o"/>
      <w:lvlJc w:val="left"/>
      <w:pPr>
        <w:tabs>
          <w:tab w:val="num" w:pos="1647"/>
        </w:tabs>
        <w:ind w:left="1647" w:hanging="283"/>
      </w:pPr>
      <w:rPr>
        <w:rFonts w:ascii="Courier New" w:hAnsi="Courier New" w:hint="default"/>
      </w:rPr>
    </w:lvl>
    <w:lvl w:ilvl="2" w:tplc="0415001B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5000F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50019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5001B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5000F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50019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5001B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441263025">
    <w:abstractNumId w:val="3"/>
  </w:num>
  <w:num w:numId="2" w16cid:durableId="98066529">
    <w:abstractNumId w:val="25"/>
  </w:num>
  <w:num w:numId="3" w16cid:durableId="790511124">
    <w:abstractNumId w:val="21"/>
  </w:num>
  <w:num w:numId="4" w16cid:durableId="916792243">
    <w:abstractNumId w:val="0"/>
  </w:num>
  <w:num w:numId="5" w16cid:durableId="418910889">
    <w:abstractNumId w:val="23"/>
  </w:num>
  <w:num w:numId="6" w16cid:durableId="1131367127">
    <w:abstractNumId w:val="5"/>
  </w:num>
  <w:num w:numId="7" w16cid:durableId="1284068845">
    <w:abstractNumId w:val="20"/>
  </w:num>
  <w:num w:numId="8" w16cid:durableId="1989895574">
    <w:abstractNumId w:val="18"/>
  </w:num>
  <w:num w:numId="9" w16cid:durableId="2142455905">
    <w:abstractNumId w:val="10"/>
  </w:num>
  <w:num w:numId="10" w16cid:durableId="865799495">
    <w:abstractNumId w:val="3"/>
  </w:num>
  <w:num w:numId="11" w16cid:durableId="158079753">
    <w:abstractNumId w:val="3"/>
  </w:num>
  <w:num w:numId="12" w16cid:durableId="46688491">
    <w:abstractNumId w:val="3"/>
  </w:num>
  <w:num w:numId="13" w16cid:durableId="1752966610">
    <w:abstractNumId w:val="16"/>
  </w:num>
  <w:num w:numId="14" w16cid:durableId="182135998">
    <w:abstractNumId w:val="3"/>
  </w:num>
  <w:num w:numId="15" w16cid:durableId="1598706348">
    <w:abstractNumId w:val="8"/>
  </w:num>
  <w:num w:numId="16" w16cid:durableId="990672544">
    <w:abstractNumId w:val="12"/>
  </w:num>
  <w:num w:numId="17" w16cid:durableId="1455053516">
    <w:abstractNumId w:val="22"/>
  </w:num>
  <w:num w:numId="18" w16cid:durableId="2052076224">
    <w:abstractNumId w:val="17"/>
  </w:num>
  <w:num w:numId="19" w16cid:durableId="8430104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67943075">
    <w:abstractNumId w:val="24"/>
  </w:num>
  <w:num w:numId="21" w16cid:durableId="1022125886">
    <w:abstractNumId w:val="4"/>
  </w:num>
  <w:num w:numId="22" w16cid:durableId="625114692">
    <w:abstractNumId w:val="19"/>
  </w:num>
  <w:num w:numId="23" w16cid:durableId="1311517580">
    <w:abstractNumId w:val="11"/>
  </w:num>
  <w:num w:numId="24" w16cid:durableId="1470316982">
    <w:abstractNumId w:val="14"/>
  </w:num>
  <w:num w:numId="25" w16cid:durableId="1837383622">
    <w:abstractNumId w:val="1"/>
  </w:num>
  <w:num w:numId="26" w16cid:durableId="187378180">
    <w:abstractNumId w:val="3"/>
  </w:num>
  <w:num w:numId="27" w16cid:durableId="355621682">
    <w:abstractNumId w:val="9"/>
  </w:num>
  <w:num w:numId="28" w16cid:durableId="138889363">
    <w:abstractNumId w:val="3"/>
  </w:num>
  <w:num w:numId="29" w16cid:durableId="2058115639">
    <w:abstractNumId w:val="15"/>
  </w:num>
  <w:num w:numId="30" w16cid:durableId="763767203">
    <w:abstractNumId w:val="7"/>
  </w:num>
  <w:num w:numId="31" w16cid:durableId="1765571573">
    <w:abstractNumId w:val="13"/>
  </w:num>
  <w:num w:numId="32" w16cid:durableId="62946032">
    <w:abstractNumId w:val="6"/>
  </w:num>
  <w:num w:numId="33" w16cid:durableId="144787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61"/>
    <w:rsid w:val="0000010F"/>
    <w:rsid w:val="00000439"/>
    <w:rsid w:val="00001545"/>
    <w:rsid w:val="0000195F"/>
    <w:rsid w:val="00001D4E"/>
    <w:rsid w:val="00001E61"/>
    <w:rsid w:val="00002918"/>
    <w:rsid w:val="00002B66"/>
    <w:rsid w:val="00002EF4"/>
    <w:rsid w:val="00002F29"/>
    <w:rsid w:val="000030CD"/>
    <w:rsid w:val="00003AD8"/>
    <w:rsid w:val="000041FC"/>
    <w:rsid w:val="00004E84"/>
    <w:rsid w:val="00006AB2"/>
    <w:rsid w:val="00006DCC"/>
    <w:rsid w:val="0000728B"/>
    <w:rsid w:val="0000737A"/>
    <w:rsid w:val="00007B5C"/>
    <w:rsid w:val="00007DE2"/>
    <w:rsid w:val="00007F9A"/>
    <w:rsid w:val="00010865"/>
    <w:rsid w:val="00010F6D"/>
    <w:rsid w:val="00011C97"/>
    <w:rsid w:val="00012155"/>
    <w:rsid w:val="000128A6"/>
    <w:rsid w:val="0001414C"/>
    <w:rsid w:val="000141CC"/>
    <w:rsid w:val="0001446E"/>
    <w:rsid w:val="00014871"/>
    <w:rsid w:val="0001526C"/>
    <w:rsid w:val="000155AB"/>
    <w:rsid w:val="00015D83"/>
    <w:rsid w:val="0001650F"/>
    <w:rsid w:val="00016543"/>
    <w:rsid w:val="00017F76"/>
    <w:rsid w:val="00020006"/>
    <w:rsid w:val="00020323"/>
    <w:rsid w:val="00020B34"/>
    <w:rsid w:val="00020FF3"/>
    <w:rsid w:val="00021308"/>
    <w:rsid w:val="0002181A"/>
    <w:rsid w:val="00021B69"/>
    <w:rsid w:val="000228F4"/>
    <w:rsid w:val="0002314C"/>
    <w:rsid w:val="00023B8F"/>
    <w:rsid w:val="00023E40"/>
    <w:rsid w:val="00024FB3"/>
    <w:rsid w:val="00025142"/>
    <w:rsid w:val="0002595C"/>
    <w:rsid w:val="00025C09"/>
    <w:rsid w:val="00025CE4"/>
    <w:rsid w:val="00025E96"/>
    <w:rsid w:val="0002650F"/>
    <w:rsid w:val="000265AC"/>
    <w:rsid w:val="00026ACD"/>
    <w:rsid w:val="00026B2B"/>
    <w:rsid w:val="000278A2"/>
    <w:rsid w:val="00027C6C"/>
    <w:rsid w:val="000306FF"/>
    <w:rsid w:val="00030E9C"/>
    <w:rsid w:val="00031596"/>
    <w:rsid w:val="00031C88"/>
    <w:rsid w:val="00031D57"/>
    <w:rsid w:val="00032884"/>
    <w:rsid w:val="00032AB2"/>
    <w:rsid w:val="000334F3"/>
    <w:rsid w:val="0003382F"/>
    <w:rsid w:val="00033C77"/>
    <w:rsid w:val="00033F44"/>
    <w:rsid w:val="00034A66"/>
    <w:rsid w:val="00034E66"/>
    <w:rsid w:val="0003527F"/>
    <w:rsid w:val="000352C6"/>
    <w:rsid w:val="00036B61"/>
    <w:rsid w:val="00036FB1"/>
    <w:rsid w:val="000375B5"/>
    <w:rsid w:val="00037F17"/>
    <w:rsid w:val="00040255"/>
    <w:rsid w:val="0004071B"/>
    <w:rsid w:val="00040A06"/>
    <w:rsid w:val="00040B83"/>
    <w:rsid w:val="000425D5"/>
    <w:rsid w:val="0004260E"/>
    <w:rsid w:val="0004392F"/>
    <w:rsid w:val="00043940"/>
    <w:rsid w:val="000449BD"/>
    <w:rsid w:val="00047F79"/>
    <w:rsid w:val="00050677"/>
    <w:rsid w:val="000524B8"/>
    <w:rsid w:val="00053916"/>
    <w:rsid w:val="00053A06"/>
    <w:rsid w:val="00054769"/>
    <w:rsid w:val="00055498"/>
    <w:rsid w:val="00057089"/>
    <w:rsid w:val="0005787E"/>
    <w:rsid w:val="00061292"/>
    <w:rsid w:val="0006198E"/>
    <w:rsid w:val="00061BA5"/>
    <w:rsid w:val="00061EC8"/>
    <w:rsid w:val="00062995"/>
    <w:rsid w:val="00062F44"/>
    <w:rsid w:val="0006378E"/>
    <w:rsid w:val="00063ABC"/>
    <w:rsid w:val="00064327"/>
    <w:rsid w:val="000645D0"/>
    <w:rsid w:val="000654B9"/>
    <w:rsid w:val="00065587"/>
    <w:rsid w:val="00065B35"/>
    <w:rsid w:val="00065BFE"/>
    <w:rsid w:val="00066758"/>
    <w:rsid w:val="00066AB8"/>
    <w:rsid w:val="00066B9B"/>
    <w:rsid w:val="00066D43"/>
    <w:rsid w:val="00067162"/>
    <w:rsid w:val="00067CA5"/>
    <w:rsid w:val="000703F4"/>
    <w:rsid w:val="00072A78"/>
    <w:rsid w:val="00072C3E"/>
    <w:rsid w:val="00073E01"/>
    <w:rsid w:val="00073E3A"/>
    <w:rsid w:val="00073F78"/>
    <w:rsid w:val="00074930"/>
    <w:rsid w:val="000756A3"/>
    <w:rsid w:val="00075D9B"/>
    <w:rsid w:val="000767BE"/>
    <w:rsid w:val="00076DAD"/>
    <w:rsid w:val="0007728D"/>
    <w:rsid w:val="0007750E"/>
    <w:rsid w:val="00077C30"/>
    <w:rsid w:val="00080650"/>
    <w:rsid w:val="0008092B"/>
    <w:rsid w:val="00080C1A"/>
    <w:rsid w:val="00084011"/>
    <w:rsid w:val="00084265"/>
    <w:rsid w:val="00084A7F"/>
    <w:rsid w:val="00084BCE"/>
    <w:rsid w:val="0008548A"/>
    <w:rsid w:val="0008553E"/>
    <w:rsid w:val="000856F5"/>
    <w:rsid w:val="00086A8A"/>
    <w:rsid w:val="0008771B"/>
    <w:rsid w:val="0009043C"/>
    <w:rsid w:val="0009043E"/>
    <w:rsid w:val="0009089E"/>
    <w:rsid w:val="00090E55"/>
    <w:rsid w:val="0009106B"/>
    <w:rsid w:val="000916EF"/>
    <w:rsid w:val="00093719"/>
    <w:rsid w:val="00093C54"/>
    <w:rsid w:val="00093F78"/>
    <w:rsid w:val="00094047"/>
    <w:rsid w:val="00094BAB"/>
    <w:rsid w:val="00095617"/>
    <w:rsid w:val="00095CD5"/>
    <w:rsid w:val="00095D2E"/>
    <w:rsid w:val="00096100"/>
    <w:rsid w:val="000970A3"/>
    <w:rsid w:val="0009771C"/>
    <w:rsid w:val="00097A68"/>
    <w:rsid w:val="00097D6C"/>
    <w:rsid w:val="00097F2A"/>
    <w:rsid w:val="000A08CF"/>
    <w:rsid w:val="000A09C8"/>
    <w:rsid w:val="000A1024"/>
    <w:rsid w:val="000A1302"/>
    <w:rsid w:val="000A1D47"/>
    <w:rsid w:val="000A3033"/>
    <w:rsid w:val="000A32DD"/>
    <w:rsid w:val="000A3851"/>
    <w:rsid w:val="000A3A75"/>
    <w:rsid w:val="000A41B6"/>
    <w:rsid w:val="000A46A8"/>
    <w:rsid w:val="000A55FC"/>
    <w:rsid w:val="000A5AB1"/>
    <w:rsid w:val="000A5BD5"/>
    <w:rsid w:val="000A677C"/>
    <w:rsid w:val="000A7CA7"/>
    <w:rsid w:val="000B08E1"/>
    <w:rsid w:val="000B12F4"/>
    <w:rsid w:val="000B1B93"/>
    <w:rsid w:val="000B1CB5"/>
    <w:rsid w:val="000B2693"/>
    <w:rsid w:val="000B27A7"/>
    <w:rsid w:val="000B2E9A"/>
    <w:rsid w:val="000B3075"/>
    <w:rsid w:val="000B31D6"/>
    <w:rsid w:val="000B3216"/>
    <w:rsid w:val="000B33EC"/>
    <w:rsid w:val="000B3F92"/>
    <w:rsid w:val="000B43C2"/>
    <w:rsid w:val="000B4FB3"/>
    <w:rsid w:val="000B5A6F"/>
    <w:rsid w:val="000B6B43"/>
    <w:rsid w:val="000B732E"/>
    <w:rsid w:val="000B7BF9"/>
    <w:rsid w:val="000B7D5E"/>
    <w:rsid w:val="000C0B7B"/>
    <w:rsid w:val="000C0ED2"/>
    <w:rsid w:val="000C173B"/>
    <w:rsid w:val="000C17F8"/>
    <w:rsid w:val="000C18BF"/>
    <w:rsid w:val="000C1C5E"/>
    <w:rsid w:val="000C2025"/>
    <w:rsid w:val="000C29B5"/>
    <w:rsid w:val="000C3205"/>
    <w:rsid w:val="000C32BD"/>
    <w:rsid w:val="000C3983"/>
    <w:rsid w:val="000C3AD0"/>
    <w:rsid w:val="000C4D1F"/>
    <w:rsid w:val="000C520B"/>
    <w:rsid w:val="000C5C20"/>
    <w:rsid w:val="000C693C"/>
    <w:rsid w:val="000C7155"/>
    <w:rsid w:val="000C7E1B"/>
    <w:rsid w:val="000D041C"/>
    <w:rsid w:val="000D20DD"/>
    <w:rsid w:val="000D30CF"/>
    <w:rsid w:val="000D3E08"/>
    <w:rsid w:val="000D3EB4"/>
    <w:rsid w:val="000D4254"/>
    <w:rsid w:val="000D4513"/>
    <w:rsid w:val="000D4631"/>
    <w:rsid w:val="000D4811"/>
    <w:rsid w:val="000D6830"/>
    <w:rsid w:val="000E0CD4"/>
    <w:rsid w:val="000E1568"/>
    <w:rsid w:val="000E1661"/>
    <w:rsid w:val="000E1745"/>
    <w:rsid w:val="000E1B86"/>
    <w:rsid w:val="000E24F6"/>
    <w:rsid w:val="000E316A"/>
    <w:rsid w:val="000E3982"/>
    <w:rsid w:val="000E3E89"/>
    <w:rsid w:val="000E414B"/>
    <w:rsid w:val="000E4375"/>
    <w:rsid w:val="000E47C4"/>
    <w:rsid w:val="000E497B"/>
    <w:rsid w:val="000E52F8"/>
    <w:rsid w:val="000E5776"/>
    <w:rsid w:val="000E5E52"/>
    <w:rsid w:val="000E6BEE"/>
    <w:rsid w:val="000E7061"/>
    <w:rsid w:val="000E7A64"/>
    <w:rsid w:val="000E7A9D"/>
    <w:rsid w:val="000E7CA5"/>
    <w:rsid w:val="000F0C25"/>
    <w:rsid w:val="000F19E9"/>
    <w:rsid w:val="000F1C23"/>
    <w:rsid w:val="000F1CE7"/>
    <w:rsid w:val="000F2359"/>
    <w:rsid w:val="000F2436"/>
    <w:rsid w:val="000F3332"/>
    <w:rsid w:val="000F348D"/>
    <w:rsid w:val="000F3A86"/>
    <w:rsid w:val="000F4147"/>
    <w:rsid w:val="000F5198"/>
    <w:rsid w:val="000F54F7"/>
    <w:rsid w:val="000F5A9B"/>
    <w:rsid w:val="000F6270"/>
    <w:rsid w:val="000F664D"/>
    <w:rsid w:val="000F66E0"/>
    <w:rsid w:val="000F6727"/>
    <w:rsid w:val="000F6914"/>
    <w:rsid w:val="000F6B6E"/>
    <w:rsid w:val="00100371"/>
    <w:rsid w:val="00100949"/>
    <w:rsid w:val="00100FB9"/>
    <w:rsid w:val="00101647"/>
    <w:rsid w:val="001017BC"/>
    <w:rsid w:val="00101AB8"/>
    <w:rsid w:val="0010221E"/>
    <w:rsid w:val="001026B2"/>
    <w:rsid w:val="001028F4"/>
    <w:rsid w:val="00103C1F"/>
    <w:rsid w:val="00103D9C"/>
    <w:rsid w:val="00104471"/>
    <w:rsid w:val="001046BC"/>
    <w:rsid w:val="00104B9A"/>
    <w:rsid w:val="00104F30"/>
    <w:rsid w:val="00105304"/>
    <w:rsid w:val="0010594D"/>
    <w:rsid w:val="00105A2E"/>
    <w:rsid w:val="00105B10"/>
    <w:rsid w:val="001060A6"/>
    <w:rsid w:val="0010615F"/>
    <w:rsid w:val="00106225"/>
    <w:rsid w:val="00106588"/>
    <w:rsid w:val="00106B27"/>
    <w:rsid w:val="00106D9F"/>
    <w:rsid w:val="001073AC"/>
    <w:rsid w:val="00107B2F"/>
    <w:rsid w:val="00107DE4"/>
    <w:rsid w:val="00110D5E"/>
    <w:rsid w:val="00111952"/>
    <w:rsid w:val="00112361"/>
    <w:rsid w:val="00112772"/>
    <w:rsid w:val="00112856"/>
    <w:rsid w:val="00113542"/>
    <w:rsid w:val="001139E9"/>
    <w:rsid w:val="00113AE9"/>
    <w:rsid w:val="00114FCC"/>
    <w:rsid w:val="001166B1"/>
    <w:rsid w:val="00121C14"/>
    <w:rsid w:val="00121E11"/>
    <w:rsid w:val="00121F3B"/>
    <w:rsid w:val="001222E7"/>
    <w:rsid w:val="00122648"/>
    <w:rsid w:val="00123973"/>
    <w:rsid w:val="001243AE"/>
    <w:rsid w:val="00124537"/>
    <w:rsid w:val="0012498D"/>
    <w:rsid w:val="00125C08"/>
    <w:rsid w:val="001263E2"/>
    <w:rsid w:val="0012772A"/>
    <w:rsid w:val="00131DEC"/>
    <w:rsid w:val="00132964"/>
    <w:rsid w:val="0013301C"/>
    <w:rsid w:val="001336CC"/>
    <w:rsid w:val="00133841"/>
    <w:rsid w:val="00133A02"/>
    <w:rsid w:val="00133C71"/>
    <w:rsid w:val="0013412A"/>
    <w:rsid w:val="00136966"/>
    <w:rsid w:val="00137036"/>
    <w:rsid w:val="00137EAC"/>
    <w:rsid w:val="001404B9"/>
    <w:rsid w:val="00140C1D"/>
    <w:rsid w:val="001426BD"/>
    <w:rsid w:val="00142A5D"/>
    <w:rsid w:val="001433C8"/>
    <w:rsid w:val="00144E28"/>
    <w:rsid w:val="001454CF"/>
    <w:rsid w:val="001455DE"/>
    <w:rsid w:val="00146368"/>
    <w:rsid w:val="001467AF"/>
    <w:rsid w:val="00147956"/>
    <w:rsid w:val="00151822"/>
    <w:rsid w:val="001520E6"/>
    <w:rsid w:val="00152AB5"/>
    <w:rsid w:val="00153C0F"/>
    <w:rsid w:val="00153D88"/>
    <w:rsid w:val="00154372"/>
    <w:rsid w:val="0015561F"/>
    <w:rsid w:val="0015619F"/>
    <w:rsid w:val="00156D83"/>
    <w:rsid w:val="00156DCA"/>
    <w:rsid w:val="00160640"/>
    <w:rsid w:val="00161A8D"/>
    <w:rsid w:val="00162594"/>
    <w:rsid w:val="00162706"/>
    <w:rsid w:val="00162C95"/>
    <w:rsid w:val="00162ED1"/>
    <w:rsid w:val="001643F4"/>
    <w:rsid w:val="0016477E"/>
    <w:rsid w:val="00164DA9"/>
    <w:rsid w:val="00165302"/>
    <w:rsid w:val="0016555A"/>
    <w:rsid w:val="0016563E"/>
    <w:rsid w:val="00165C8A"/>
    <w:rsid w:val="0016654E"/>
    <w:rsid w:val="00167A47"/>
    <w:rsid w:val="0017019E"/>
    <w:rsid w:val="00170643"/>
    <w:rsid w:val="001707A6"/>
    <w:rsid w:val="001711F5"/>
    <w:rsid w:val="001719FC"/>
    <w:rsid w:val="00171B93"/>
    <w:rsid w:val="001721F1"/>
    <w:rsid w:val="0017223D"/>
    <w:rsid w:val="001723FA"/>
    <w:rsid w:val="0017244F"/>
    <w:rsid w:val="00172515"/>
    <w:rsid w:val="00172FDE"/>
    <w:rsid w:val="001742C8"/>
    <w:rsid w:val="00175361"/>
    <w:rsid w:val="00175493"/>
    <w:rsid w:val="0017634C"/>
    <w:rsid w:val="0017638F"/>
    <w:rsid w:val="00180007"/>
    <w:rsid w:val="0018008A"/>
    <w:rsid w:val="001804D1"/>
    <w:rsid w:val="00180759"/>
    <w:rsid w:val="00181D5D"/>
    <w:rsid w:val="00183415"/>
    <w:rsid w:val="0018494A"/>
    <w:rsid w:val="00184CE0"/>
    <w:rsid w:val="0018522D"/>
    <w:rsid w:val="00186428"/>
    <w:rsid w:val="001867E4"/>
    <w:rsid w:val="001869C1"/>
    <w:rsid w:val="00187277"/>
    <w:rsid w:val="00187FEF"/>
    <w:rsid w:val="001903D3"/>
    <w:rsid w:val="00190F15"/>
    <w:rsid w:val="00190F35"/>
    <w:rsid w:val="0019109F"/>
    <w:rsid w:val="001914E9"/>
    <w:rsid w:val="001919E7"/>
    <w:rsid w:val="0019219A"/>
    <w:rsid w:val="001928AA"/>
    <w:rsid w:val="00193124"/>
    <w:rsid w:val="00193AFF"/>
    <w:rsid w:val="0019442C"/>
    <w:rsid w:val="0019588D"/>
    <w:rsid w:val="00195A2D"/>
    <w:rsid w:val="0019639C"/>
    <w:rsid w:val="001970E2"/>
    <w:rsid w:val="00197400"/>
    <w:rsid w:val="001A1425"/>
    <w:rsid w:val="001A1A24"/>
    <w:rsid w:val="001A1D6F"/>
    <w:rsid w:val="001A1E60"/>
    <w:rsid w:val="001A252E"/>
    <w:rsid w:val="001A374F"/>
    <w:rsid w:val="001A3759"/>
    <w:rsid w:val="001A3AD2"/>
    <w:rsid w:val="001A3CC2"/>
    <w:rsid w:val="001A45F5"/>
    <w:rsid w:val="001A50C8"/>
    <w:rsid w:val="001A5D2A"/>
    <w:rsid w:val="001A5F27"/>
    <w:rsid w:val="001A7CCB"/>
    <w:rsid w:val="001B0001"/>
    <w:rsid w:val="001B00B5"/>
    <w:rsid w:val="001B01D3"/>
    <w:rsid w:val="001B03AB"/>
    <w:rsid w:val="001B0BF6"/>
    <w:rsid w:val="001B1902"/>
    <w:rsid w:val="001B191B"/>
    <w:rsid w:val="001B26A6"/>
    <w:rsid w:val="001B26AA"/>
    <w:rsid w:val="001B2946"/>
    <w:rsid w:val="001B2A59"/>
    <w:rsid w:val="001B3A72"/>
    <w:rsid w:val="001B45AB"/>
    <w:rsid w:val="001B4ACD"/>
    <w:rsid w:val="001B508D"/>
    <w:rsid w:val="001B561E"/>
    <w:rsid w:val="001B5C1B"/>
    <w:rsid w:val="001B6C1D"/>
    <w:rsid w:val="001B6DA5"/>
    <w:rsid w:val="001B6EAC"/>
    <w:rsid w:val="001B6F53"/>
    <w:rsid w:val="001B6FA5"/>
    <w:rsid w:val="001C0234"/>
    <w:rsid w:val="001C08F5"/>
    <w:rsid w:val="001C0BD1"/>
    <w:rsid w:val="001C1B49"/>
    <w:rsid w:val="001C20D9"/>
    <w:rsid w:val="001C2503"/>
    <w:rsid w:val="001C2704"/>
    <w:rsid w:val="001C2AD5"/>
    <w:rsid w:val="001C2E79"/>
    <w:rsid w:val="001C38E3"/>
    <w:rsid w:val="001C3A96"/>
    <w:rsid w:val="001C3B6F"/>
    <w:rsid w:val="001C4460"/>
    <w:rsid w:val="001C4985"/>
    <w:rsid w:val="001C5691"/>
    <w:rsid w:val="001C6F37"/>
    <w:rsid w:val="001C7009"/>
    <w:rsid w:val="001D001A"/>
    <w:rsid w:val="001D0AA5"/>
    <w:rsid w:val="001D1343"/>
    <w:rsid w:val="001D28FC"/>
    <w:rsid w:val="001D2E83"/>
    <w:rsid w:val="001D4AC8"/>
    <w:rsid w:val="001D4B30"/>
    <w:rsid w:val="001D5103"/>
    <w:rsid w:val="001D5475"/>
    <w:rsid w:val="001D553F"/>
    <w:rsid w:val="001D5609"/>
    <w:rsid w:val="001D6D30"/>
    <w:rsid w:val="001D6F6B"/>
    <w:rsid w:val="001D72C6"/>
    <w:rsid w:val="001D76B7"/>
    <w:rsid w:val="001D76CA"/>
    <w:rsid w:val="001E0A9D"/>
    <w:rsid w:val="001E1576"/>
    <w:rsid w:val="001E2754"/>
    <w:rsid w:val="001E32C5"/>
    <w:rsid w:val="001E33AC"/>
    <w:rsid w:val="001E3751"/>
    <w:rsid w:val="001E377B"/>
    <w:rsid w:val="001E3E9B"/>
    <w:rsid w:val="001E3F72"/>
    <w:rsid w:val="001E3F7C"/>
    <w:rsid w:val="001E43A7"/>
    <w:rsid w:val="001E445D"/>
    <w:rsid w:val="001E462D"/>
    <w:rsid w:val="001E4C15"/>
    <w:rsid w:val="001E4FCE"/>
    <w:rsid w:val="001E54A9"/>
    <w:rsid w:val="001E59BA"/>
    <w:rsid w:val="001E5AF5"/>
    <w:rsid w:val="001E5C06"/>
    <w:rsid w:val="001E6EEC"/>
    <w:rsid w:val="001E7060"/>
    <w:rsid w:val="001E7F77"/>
    <w:rsid w:val="001F020A"/>
    <w:rsid w:val="001F0665"/>
    <w:rsid w:val="001F0B96"/>
    <w:rsid w:val="001F0EFF"/>
    <w:rsid w:val="001F21E0"/>
    <w:rsid w:val="001F22E8"/>
    <w:rsid w:val="001F26AC"/>
    <w:rsid w:val="001F2CEF"/>
    <w:rsid w:val="001F2D59"/>
    <w:rsid w:val="001F34BE"/>
    <w:rsid w:val="001F3563"/>
    <w:rsid w:val="001F402D"/>
    <w:rsid w:val="001F42D8"/>
    <w:rsid w:val="001F4690"/>
    <w:rsid w:val="001F4DB8"/>
    <w:rsid w:val="001F5F31"/>
    <w:rsid w:val="001F5F94"/>
    <w:rsid w:val="001F6B08"/>
    <w:rsid w:val="0020008C"/>
    <w:rsid w:val="002002A4"/>
    <w:rsid w:val="002004BE"/>
    <w:rsid w:val="00200624"/>
    <w:rsid w:val="00200FA0"/>
    <w:rsid w:val="00201142"/>
    <w:rsid w:val="002030F9"/>
    <w:rsid w:val="002031E8"/>
    <w:rsid w:val="00203F44"/>
    <w:rsid w:val="002041BC"/>
    <w:rsid w:val="00206026"/>
    <w:rsid w:val="00206523"/>
    <w:rsid w:val="0020685F"/>
    <w:rsid w:val="0020688D"/>
    <w:rsid w:val="00207524"/>
    <w:rsid w:val="002078D8"/>
    <w:rsid w:val="00207E49"/>
    <w:rsid w:val="00210361"/>
    <w:rsid w:val="0021084F"/>
    <w:rsid w:val="00210C78"/>
    <w:rsid w:val="00210E54"/>
    <w:rsid w:val="0021125B"/>
    <w:rsid w:val="0021225E"/>
    <w:rsid w:val="00212788"/>
    <w:rsid w:val="00213C41"/>
    <w:rsid w:val="002140C5"/>
    <w:rsid w:val="002142D6"/>
    <w:rsid w:val="002151C9"/>
    <w:rsid w:val="0021554B"/>
    <w:rsid w:val="00216D48"/>
    <w:rsid w:val="00217F29"/>
    <w:rsid w:val="002203FF"/>
    <w:rsid w:val="002205A1"/>
    <w:rsid w:val="002206FE"/>
    <w:rsid w:val="00220B79"/>
    <w:rsid w:val="002215F5"/>
    <w:rsid w:val="00223D49"/>
    <w:rsid w:val="002248C4"/>
    <w:rsid w:val="00224F77"/>
    <w:rsid w:val="00224FE9"/>
    <w:rsid w:val="00225C39"/>
    <w:rsid w:val="002264E6"/>
    <w:rsid w:val="00226543"/>
    <w:rsid w:val="00227019"/>
    <w:rsid w:val="00227769"/>
    <w:rsid w:val="002277E3"/>
    <w:rsid w:val="00227B5E"/>
    <w:rsid w:val="002304BC"/>
    <w:rsid w:val="002307D6"/>
    <w:rsid w:val="00230E55"/>
    <w:rsid w:val="00231350"/>
    <w:rsid w:val="002332E2"/>
    <w:rsid w:val="002339B1"/>
    <w:rsid w:val="00234265"/>
    <w:rsid w:val="002343F4"/>
    <w:rsid w:val="00234443"/>
    <w:rsid w:val="002346F4"/>
    <w:rsid w:val="00234FF0"/>
    <w:rsid w:val="002352AB"/>
    <w:rsid w:val="00236645"/>
    <w:rsid w:val="002371E0"/>
    <w:rsid w:val="00237432"/>
    <w:rsid w:val="00237780"/>
    <w:rsid w:val="00237844"/>
    <w:rsid w:val="002406BB"/>
    <w:rsid w:val="0024092A"/>
    <w:rsid w:val="00240F01"/>
    <w:rsid w:val="0024137F"/>
    <w:rsid w:val="00241F41"/>
    <w:rsid w:val="002421CD"/>
    <w:rsid w:val="0024228D"/>
    <w:rsid w:val="00242F99"/>
    <w:rsid w:val="0024344E"/>
    <w:rsid w:val="00243AAD"/>
    <w:rsid w:val="00243C93"/>
    <w:rsid w:val="0024406B"/>
    <w:rsid w:val="002442BC"/>
    <w:rsid w:val="002443D5"/>
    <w:rsid w:val="00245212"/>
    <w:rsid w:val="00245214"/>
    <w:rsid w:val="00245447"/>
    <w:rsid w:val="002454EF"/>
    <w:rsid w:val="002459D2"/>
    <w:rsid w:val="00245F8B"/>
    <w:rsid w:val="00246409"/>
    <w:rsid w:val="00246451"/>
    <w:rsid w:val="0024788C"/>
    <w:rsid w:val="00250588"/>
    <w:rsid w:val="0025080B"/>
    <w:rsid w:val="00250DAE"/>
    <w:rsid w:val="00250E74"/>
    <w:rsid w:val="002510FB"/>
    <w:rsid w:val="0025126D"/>
    <w:rsid w:val="002515A9"/>
    <w:rsid w:val="00251B2F"/>
    <w:rsid w:val="002529E0"/>
    <w:rsid w:val="00252DF7"/>
    <w:rsid w:val="002532A3"/>
    <w:rsid w:val="00253852"/>
    <w:rsid w:val="002544EF"/>
    <w:rsid w:val="00254857"/>
    <w:rsid w:val="00254F9A"/>
    <w:rsid w:val="0025552E"/>
    <w:rsid w:val="00255756"/>
    <w:rsid w:val="00255A51"/>
    <w:rsid w:val="0025623F"/>
    <w:rsid w:val="002573CF"/>
    <w:rsid w:val="00257C88"/>
    <w:rsid w:val="002600DB"/>
    <w:rsid w:val="0026076C"/>
    <w:rsid w:val="002614D6"/>
    <w:rsid w:val="00261780"/>
    <w:rsid w:val="00261841"/>
    <w:rsid w:val="002635D5"/>
    <w:rsid w:val="00265457"/>
    <w:rsid w:val="002662B1"/>
    <w:rsid w:val="00266F04"/>
    <w:rsid w:val="0026734C"/>
    <w:rsid w:val="0027072E"/>
    <w:rsid w:val="0027086E"/>
    <w:rsid w:val="00270A3D"/>
    <w:rsid w:val="002711BB"/>
    <w:rsid w:val="002717C1"/>
    <w:rsid w:val="0027232E"/>
    <w:rsid w:val="002723C9"/>
    <w:rsid w:val="0027251D"/>
    <w:rsid w:val="00272A57"/>
    <w:rsid w:val="00272D1B"/>
    <w:rsid w:val="00273574"/>
    <w:rsid w:val="00274F63"/>
    <w:rsid w:val="00275B25"/>
    <w:rsid w:val="0027634B"/>
    <w:rsid w:val="00276BA1"/>
    <w:rsid w:val="00276EE1"/>
    <w:rsid w:val="00277133"/>
    <w:rsid w:val="00277309"/>
    <w:rsid w:val="00277D93"/>
    <w:rsid w:val="0028008B"/>
    <w:rsid w:val="00280C25"/>
    <w:rsid w:val="00281029"/>
    <w:rsid w:val="002815E1"/>
    <w:rsid w:val="002824AF"/>
    <w:rsid w:val="00282BE7"/>
    <w:rsid w:val="00282C6C"/>
    <w:rsid w:val="00282E80"/>
    <w:rsid w:val="00282FBC"/>
    <w:rsid w:val="002834B2"/>
    <w:rsid w:val="00283DFC"/>
    <w:rsid w:val="00284023"/>
    <w:rsid w:val="00284497"/>
    <w:rsid w:val="0028500C"/>
    <w:rsid w:val="00285012"/>
    <w:rsid w:val="002862B9"/>
    <w:rsid w:val="002863EF"/>
    <w:rsid w:val="0028664B"/>
    <w:rsid w:val="00286EFE"/>
    <w:rsid w:val="00287673"/>
    <w:rsid w:val="002879CD"/>
    <w:rsid w:val="0029034F"/>
    <w:rsid w:val="002907A4"/>
    <w:rsid w:val="00290A21"/>
    <w:rsid w:val="00290F51"/>
    <w:rsid w:val="0029120E"/>
    <w:rsid w:val="00291AA5"/>
    <w:rsid w:val="002941F8"/>
    <w:rsid w:val="00294295"/>
    <w:rsid w:val="0029495B"/>
    <w:rsid w:val="00294E72"/>
    <w:rsid w:val="00294F16"/>
    <w:rsid w:val="0029505A"/>
    <w:rsid w:val="002962B7"/>
    <w:rsid w:val="00297C55"/>
    <w:rsid w:val="00297CAA"/>
    <w:rsid w:val="002A0230"/>
    <w:rsid w:val="002A0A4C"/>
    <w:rsid w:val="002A0E4F"/>
    <w:rsid w:val="002A1BD4"/>
    <w:rsid w:val="002A1DA0"/>
    <w:rsid w:val="002A1DE2"/>
    <w:rsid w:val="002A2397"/>
    <w:rsid w:val="002A29A8"/>
    <w:rsid w:val="002A3739"/>
    <w:rsid w:val="002A3F28"/>
    <w:rsid w:val="002A49D7"/>
    <w:rsid w:val="002A4A24"/>
    <w:rsid w:val="002A4E59"/>
    <w:rsid w:val="002A5132"/>
    <w:rsid w:val="002A5975"/>
    <w:rsid w:val="002A5A16"/>
    <w:rsid w:val="002A5F96"/>
    <w:rsid w:val="002A601A"/>
    <w:rsid w:val="002A64FF"/>
    <w:rsid w:val="002A69EA"/>
    <w:rsid w:val="002A7155"/>
    <w:rsid w:val="002A7945"/>
    <w:rsid w:val="002B0DE7"/>
    <w:rsid w:val="002B11D8"/>
    <w:rsid w:val="002B1FE1"/>
    <w:rsid w:val="002B23A0"/>
    <w:rsid w:val="002B3987"/>
    <w:rsid w:val="002B39BC"/>
    <w:rsid w:val="002B39F9"/>
    <w:rsid w:val="002B40DF"/>
    <w:rsid w:val="002B439D"/>
    <w:rsid w:val="002B495D"/>
    <w:rsid w:val="002B4C41"/>
    <w:rsid w:val="002B5E54"/>
    <w:rsid w:val="002B608E"/>
    <w:rsid w:val="002B6884"/>
    <w:rsid w:val="002B6AEF"/>
    <w:rsid w:val="002B7116"/>
    <w:rsid w:val="002B724E"/>
    <w:rsid w:val="002B7638"/>
    <w:rsid w:val="002B7849"/>
    <w:rsid w:val="002B7FBB"/>
    <w:rsid w:val="002C03DA"/>
    <w:rsid w:val="002C0465"/>
    <w:rsid w:val="002C13D3"/>
    <w:rsid w:val="002C29D7"/>
    <w:rsid w:val="002C2C71"/>
    <w:rsid w:val="002C2CB9"/>
    <w:rsid w:val="002C318F"/>
    <w:rsid w:val="002C3646"/>
    <w:rsid w:val="002C3E46"/>
    <w:rsid w:val="002C5345"/>
    <w:rsid w:val="002C586F"/>
    <w:rsid w:val="002C5897"/>
    <w:rsid w:val="002C5912"/>
    <w:rsid w:val="002C5F20"/>
    <w:rsid w:val="002C6036"/>
    <w:rsid w:val="002C707D"/>
    <w:rsid w:val="002D00D2"/>
    <w:rsid w:val="002D0378"/>
    <w:rsid w:val="002D0392"/>
    <w:rsid w:val="002D0B4A"/>
    <w:rsid w:val="002D0EB6"/>
    <w:rsid w:val="002D14D7"/>
    <w:rsid w:val="002D1DDA"/>
    <w:rsid w:val="002D2766"/>
    <w:rsid w:val="002D2DA2"/>
    <w:rsid w:val="002D37B8"/>
    <w:rsid w:val="002D3B96"/>
    <w:rsid w:val="002D411F"/>
    <w:rsid w:val="002D42F2"/>
    <w:rsid w:val="002D4AEF"/>
    <w:rsid w:val="002D4EB3"/>
    <w:rsid w:val="002D505A"/>
    <w:rsid w:val="002D5DBD"/>
    <w:rsid w:val="002D5DCD"/>
    <w:rsid w:val="002D6242"/>
    <w:rsid w:val="002D695D"/>
    <w:rsid w:val="002D6D3A"/>
    <w:rsid w:val="002D6E29"/>
    <w:rsid w:val="002E1346"/>
    <w:rsid w:val="002E16DD"/>
    <w:rsid w:val="002E1A64"/>
    <w:rsid w:val="002E2AFD"/>
    <w:rsid w:val="002E3072"/>
    <w:rsid w:val="002E3418"/>
    <w:rsid w:val="002E36AD"/>
    <w:rsid w:val="002E416E"/>
    <w:rsid w:val="002E4379"/>
    <w:rsid w:val="002E4AFA"/>
    <w:rsid w:val="002E4EE6"/>
    <w:rsid w:val="002E50A6"/>
    <w:rsid w:val="002E58DC"/>
    <w:rsid w:val="002E5DFD"/>
    <w:rsid w:val="002E69F5"/>
    <w:rsid w:val="002E6A57"/>
    <w:rsid w:val="002E6C31"/>
    <w:rsid w:val="002E7003"/>
    <w:rsid w:val="002E7777"/>
    <w:rsid w:val="002E7D88"/>
    <w:rsid w:val="002F07A8"/>
    <w:rsid w:val="002F1221"/>
    <w:rsid w:val="002F2AB5"/>
    <w:rsid w:val="002F2E89"/>
    <w:rsid w:val="002F326C"/>
    <w:rsid w:val="002F4083"/>
    <w:rsid w:val="002F40D5"/>
    <w:rsid w:val="002F4257"/>
    <w:rsid w:val="002F43BF"/>
    <w:rsid w:val="002F50C6"/>
    <w:rsid w:val="002F637D"/>
    <w:rsid w:val="002F6769"/>
    <w:rsid w:val="002F705A"/>
    <w:rsid w:val="002F7175"/>
    <w:rsid w:val="002F7E00"/>
    <w:rsid w:val="00300645"/>
    <w:rsid w:val="00300E8C"/>
    <w:rsid w:val="003024C1"/>
    <w:rsid w:val="00302607"/>
    <w:rsid w:val="00302937"/>
    <w:rsid w:val="00302C76"/>
    <w:rsid w:val="00302D5C"/>
    <w:rsid w:val="00304FB5"/>
    <w:rsid w:val="00305302"/>
    <w:rsid w:val="00305F31"/>
    <w:rsid w:val="003069E0"/>
    <w:rsid w:val="003108B7"/>
    <w:rsid w:val="00310A5A"/>
    <w:rsid w:val="00311091"/>
    <w:rsid w:val="003133E0"/>
    <w:rsid w:val="00313531"/>
    <w:rsid w:val="0031406B"/>
    <w:rsid w:val="00314579"/>
    <w:rsid w:val="003145ED"/>
    <w:rsid w:val="00315787"/>
    <w:rsid w:val="00315984"/>
    <w:rsid w:val="00316868"/>
    <w:rsid w:val="003168B9"/>
    <w:rsid w:val="0031710A"/>
    <w:rsid w:val="003178DB"/>
    <w:rsid w:val="00320481"/>
    <w:rsid w:val="003207EA"/>
    <w:rsid w:val="00320AB9"/>
    <w:rsid w:val="00320B79"/>
    <w:rsid w:val="00321581"/>
    <w:rsid w:val="00321ACB"/>
    <w:rsid w:val="0032336E"/>
    <w:rsid w:val="00323935"/>
    <w:rsid w:val="00323D63"/>
    <w:rsid w:val="00323FCA"/>
    <w:rsid w:val="003240E1"/>
    <w:rsid w:val="003242EA"/>
    <w:rsid w:val="003254A8"/>
    <w:rsid w:val="00325BE2"/>
    <w:rsid w:val="00325D1A"/>
    <w:rsid w:val="0032614C"/>
    <w:rsid w:val="00326530"/>
    <w:rsid w:val="00326DF8"/>
    <w:rsid w:val="003304CB"/>
    <w:rsid w:val="00331337"/>
    <w:rsid w:val="0033168E"/>
    <w:rsid w:val="0033278A"/>
    <w:rsid w:val="0033278D"/>
    <w:rsid w:val="00332828"/>
    <w:rsid w:val="00332D23"/>
    <w:rsid w:val="00332E70"/>
    <w:rsid w:val="0033335C"/>
    <w:rsid w:val="0033404E"/>
    <w:rsid w:val="00334E50"/>
    <w:rsid w:val="003373B2"/>
    <w:rsid w:val="00337D75"/>
    <w:rsid w:val="00337F19"/>
    <w:rsid w:val="0034000F"/>
    <w:rsid w:val="00341C27"/>
    <w:rsid w:val="00342624"/>
    <w:rsid w:val="00342759"/>
    <w:rsid w:val="0034355C"/>
    <w:rsid w:val="00344F64"/>
    <w:rsid w:val="00345E16"/>
    <w:rsid w:val="00346375"/>
    <w:rsid w:val="00346913"/>
    <w:rsid w:val="00347738"/>
    <w:rsid w:val="003479D6"/>
    <w:rsid w:val="00347AA2"/>
    <w:rsid w:val="00350920"/>
    <w:rsid w:val="00350F1C"/>
    <w:rsid w:val="00350F23"/>
    <w:rsid w:val="00352612"/>
    <w:rsid w:val="00353200"/>
    <w:rsid w:val="003544C0"/>
    <w:rsid w:val="00354DB4"/>
    <w:rsid w:val="0035518D"/>
    <w:rsid w:val="0035596C"/>
    <w:rsid w:val="00356875"/>
    <w:rsid w:val="00357127"/>
    <w:rsid w:val="00357659"/>
    <w:rsid w:val="003578F5"/>
    <w:rsid w:val="00360D64"/>
    <w:rsid w:val="0036129F"/>
    <w:rsid w:val="00361AE0"/>
    <w:rsid w:val="00362FAE"/>
    <w:rsid w:val="00363CD1"/>
    <w:rsid w:val="0036446C"/>
    <w:rsid w:val="003658E8"/>
    <w:rsid w:val="00365C9E"/>
    <w:rsid w:val="003662B4"/>
    <w:rsid w:val="00366D99"/>
    <w:rsid w:val="00367AFA"/>
    <w:rsid w:val="00370C07"/>
    <w:rsid w:val="00370F3C"/>
    <w:rsid w:val="003717E6"/>
    <w:rsid w:val="003722AB"/>
    <w:rsid w:val="0037257B"/>
    <w:rsid w:val="00372717"/>
    <w:rsid w:val="00372A82"/>
    <w:rsid w:val="00373542"/>
    <w:rsid w:val="00373745"/>
    <w:rsid w:val="003742D4"/>
    <w:rsid w:val="003749AE"/>
    <w:rsid w:val="003752F8"/>
    <w:rsid w:val="00375848"/>
    <w:rsid w:val="00375FA7"/>
    <w:rsid w:val="00376D0F"/>
    <w:rsid w:val="00377067"/>
    <w:rsid w:val="003806B5"/>
    <w:rsid w:val="003808AD"/>
    <w:rsid w:val="00380C94"/>
    <w:rsid w:val="00380FB3"/>
    <w:rsid w:val="0038139D"/>
    <w:rsid w:val="0038223F"/>
    <w:rsid w:val="0038233B"/>
    <w:rsid w:val="0038236A"/>
    <w:rsid w:val="00382BDF"/>
    <w:rsid w:val="00382D96"/>
    <w:rsid w:val="00383D01"/>
    <w:rsid w:val="00384637"/>
    <w:rsid w:val="003852E0"/>
    <w:rsid w:val="003858E9"/>
    <w:rsid w:val="00385905"/>
    <w:rsid w:val="00385D1B"/>
    <w:rsid w:val="00386B11"/>
    <w:rsid w:val="003876DD"/>
    <w:rsid w:val="003876E2"/>
    <w:rsid w:val="00390983"/>
    <w:rsid w:val="0039143E"/>
    <w:rsid w:val="00391ABC"/>
    <w:rsid w:val="00391D1D"/>
    <w:rsid w:val="00391D8F"/>
    <w:rsid w:val="00392D3D"/>
    <w:rsid w:val="00392FCF"/>
    <w:rsid w:val="00395412"/>
    <w:rsid w:val="00396039"/>
    <w:rsid w:val="003A02EE"/>
    <w:rsid w:val="003A0335"/>
    <w:rsid w:val="003A0769"/>
    <w:rsid w:val="003A0F4F"/>
    <w:rsid w:val="003A1734"/>
    <w:rsid w:val="003A18E4"/>
    <w:rsid w:val="003A330E"/>
    <w:rsid w:val="003A491B"/>
    <w:rsid w:val="003A4CEE"/>
    <w:rsid w:val="003A50E0"/>
    <w:rsid w:val="003A5353"/>
    <w:rsid w:val="003A5F21"/>
    <w:rsid w:val="003A69A6"/>
    <w:rsid w:val="003A71EF"/>
    <w:rsid w:val="003A724E"/>
    <w:rsid w:val="003A7817"/>
    <w:rsid w:val="003A7D18"/>
    <w:rsid w:val="003B1463"/>
    <w:rsid w:val="003B147A"/>
    <w:rsid w:val="003B165C"/>
    <w:rsid w:val="003B18D4"/>
    <w:rsid w:val="003B19EF"/>
    <w:rsid w:val="003B1B9C"/>
    <w:rsid w:val="003B1DF1"/>
    <w:rsid w:val="003B2006"/>
    <w:rsid w:val="003B211E"/>
    <w:rsid w:val="003B2186"/>
    <w:rsid w:val="003B2B4D"/>
    <w:rsid w:val="003B3283"/>
    <w:rsid w:val="003B3C9D"/>
    <w:rsid w:val="003B4980"/>
    <w:rsid w:val="003B4E49"/>
    <w:rsid w:val="003B5012"/>
    <w:rsid w:val="003B523B"/>
    <w:rsid w:val="003B53CA"/>
    <w:rsid w:val="003B56DB"/>
    <w:rsid w:val="003B7453"/>
    <w:rsid w:val="003B75AB"/>
    <w:rsid w:val="003B7601"/>
    <w:rsid w:val="003C0387"/>
    <w:rsid w:val="003C0650"/>
    <w:rsid w:val="003C0722"/>
    <w:rsid w:val="003C0743"/>
    <w:rsid w:val="003C1671"/>
    <w:rsid w:val="003C19D8"/>
    <w:rsid w:val="003C1C16"/>
    <w:rsid w:val="003C34B6"/>
    <w:rsid w:val="003C36B5"/>
    <w:rsid w:val="003C3F9C"/>
    <w:rsid w:val="003C432B"/>
    <w:rsid w:val="003C4680"/>
    <w:rsid w:val="003C4B8B"/>
    <w:rsid w:val="003C523A"/>
    <w:rsid w:val="003C5ADF"/>
    <w:rsid w:val="003C5E88"/>
    <w:rsid w:val="003C669B"/>
    <w:rsid w:val="003C68EC"/>
    <w:rsid w:val="003D0198"/>
    <w:rsid w:val="003D118F"/>
    <w:rsid w:val="003D1F05"/>
    <w:rsid w:val="003D2259"/>
    <w:rsid w:val="003D299E"/>
    <w:rsid w:val="003D2C87"/>
    <w:rsid w:val="003D3149"/>
    <w:rsid w:val="003D327E"/>
    <w:rsid w:val="003D45B5"/>
    <w:rsid w:val="003D47C1"/>
    <w:rsid w:val="003D4A56"/>
    <w:rsid w:val="003D4D3F"/>
    <w:rsid w:val="003D4D8E"/>
    <w:rsid w:val="003D552B"/>
    <w:rsid w:val="003D5F91"/>
    <w:rsid w:val="003D62E4"/>
    <w:rsid w:val="003D672E"/>
    <w:rsid w:val="003D6FEB"/>
    <w:rsid w:val="003D7E20"/>
    <w:rsid w:val="003E0240"/>
    <w:rsid w:val="003E04EA"/>
    <w:rsid w:val="003E2D84"/>
    <w:rsid w:val="003E32CE"/>
    <w:rsid w:val="003E3ED4"/>
    <w:rsid w:val="003E43FE"/>
    <w:rsid w:val="003E577A"/>
    <w:rsid w:val="003E6146"/>
    <w:rsid w:val="003E62D7"/>
    <w:rsid w:val="003E73F3"/>
    <w:rsid w:val="003E7400"/>
    <w:rsid w:val="003F03CF"/>
    <w:rsid w:val="003F0836"/>
    <w:rsid w:val="003F2263"/>
    <w:rsid w:val="003F236F"/>
    <w:rsid w:val="003F2C4F"/>
    <w:rsid w:val="003F3548"/>
    <w:rsid w:val="003F394B"/>
    <w:rsid w:val="003F48CD"/>
    <w:rsid w:val="003F4F61"/>
    <w:rsid w:val="003F546D"/>
    <w:rsid w:val="003F548F"/>
    <w:rsid w:val="003F5619"/>
    <w:rsid w:val="003F566D"/>
    <w:rsid w:val="003F5F6B"/>
    <w:rsid w:val="003F6662"/>
    <w:rsid w:val="003F6B3A"/>
    <w:rsid w:val="003F6DCC"/>
    <w:rsid w:val="003F6DF8"/>
    <w:rsid w:val="003F7430"/>
    <w:rsid w:val="003F776F"/>
    <w:rsid w:val="00401445"/>
    <w:rsid w:val="004015C1"/>
    <w:rsid w:val="0040198B"/>
    <w:rsid w:val="00401E09"/>
    <w:rsid w:val="004023B1"/>
    <w:rsid w:val="00404C02"/>
    <w:rsid w:val="00404CAE"/>
    <w:rsid w:val="00404FE8"/>
    <w:rsid w:val="00406F81"/>
    <w:rsid w:val="00407C64"/>
    <w:rsid w:val="0041067C"/>
    <w:rsid w:val="0041069A"/>
    <w:rsid w:val="00410A71"/>
    <w:rsid w:val="00410FE7"/>
    <w:rsid w:val="00411E8C"/>
    <w:rsid w:val="00412910"/>
    <w:rsid w:val="0041304C"/>
    <w:rsid w:val="00413351"/>
    <w:rsid w:val="004133A5"/>
    <w:rsid w:val="00413AA1"/>
    <w:rsid w:val="00413E68"/>
    <w:rsid w:val="00413F21"/>
    <w:rsid w:val="00414745"/>
    <w:rsid w:val="0041546C"/>
    <w:rsid w:val="00416BB3"/>
    <w:rsid w:val="00417790"/>
    <w:rsid w:val="004179E5"/>
    <w:rsid w:val="004205BF"/>
    <w:rsid w:val="00420D21"/>
    <w:rsid w:val="0042204B"/>
    <w:rsid w:val="00422B93"/>
    <w:rsid w:val="00423C57"/>
    <w:rsid w:val="00425A6B"/>
    <w:rsid w:val="004270A5"/>
    <w:rsid w:val="004272FA"/>
    <w:rsid w:val="00427CBF"/>
    <w:rsid w:val="0043005A"/>
    <w:rsid w:val="00430EC7"/>
    <w:rsid w:val="00431ADD"/>
    <w:rsid w:val="00432716"/>
    <w:rsid w:val="00432D78"/>
    <w:rsid w:val="00433857"/>
    <w:rsid w:val="004339C4"/>
    <w:rsid w:val="004343DF"/>
    <w:rsid w:val="004344A4"/>
    <w:rsid w:val="00434664"/>
    <w:rsid w:val="004347A5"/>
    <w:rsid w:val="004349BE"/>
    <w:rsid w:val="0043603D"/>
    <w:rsid w:val="00436856"/>
    <w:rsid w:val="004369D1"/>
    <w:rsid w:val="004377DD"/>
    <w:rsid w:val="00440612"/>
    <w:rsid w:val="00440A87"/>
    <w:rsid w:val="00440C67"/>
    <w:rsid w:val="00441323"/>
    <w:rsid w:val="004416FB"/>
    <w:rsid w:val="0044275F"/>
    <w:rsid w:val="00442918"/>
    <w:rsid w:val="004432FA"/>
    <w:rsid w:val="0044344D"/>
    <w:rsid w:val="0044355C"/>
    <w:rsid w:val="00443C27"/>
    <w:rsid w:val="00443F4C"/>
    <w:rsid w:val="00445A92"/>
    <w:rsid w:val="00445AE1"/>
    <w:rsid w:val="004468D9"/>
    <w:rsid w:val="00447359"/>
    <w:rsid w:val="0044762D"/>
    <w:rsid w:val="0044787A"/>
    <w:rsid w:val="00447CA3"/>
    <w:rsid w:val="004500D2"/>
    <w:rsid w:val="00450D48"/>
    <w:rsid w:val="0045113F"/>
    <w:rsid w:val="004518E4"/>
    <w:rsid w:val="00453128"/>
    <w:rsid w:val="0045377D"/>
    <w:rsid w:val="0045676D"/>
    <w:rsid w:val="00456DB2"/>
    <w:rsid w:val="00457331"/>
    <w:rsid w:val="00457E01"/>
    <w:rsid w:val="00461A36"/>
    <w:rsid w:val="00464059"/>
    <w:rsid w:val="00464E12"/>
    <w:rsid w:val="00465D00"/>
    <w:rsid w:val="00466A5D"/>
    <w:rsid w:val="00467269"/>
    <w:rsid w:val="004674A3"/>
    <w:rsid w:val="0046799E"/>
    <w:rsid w:val="0047098C"/>
    <w:rsid w:val="0047110E"/>
    <w:rsid w:val="004718CF"/>
    <w:rsid w:val="00472564"/>
    <w:rsid w:val="00472F7E"/>
    <w:rsid w:val="004734C1"/>
    <w:rsid w:val="0047424E"/>
    <w:rsid w:val="004745FB"/>
    <w:rsid w:val="00474DB1"/>
    <w:rsid w:val="00475C4B"/>
    <w:rsid w:val="00475CF7"/>
    <w:rsid w:val="00476145"/>
    <w:rsid w:val="0048049B"/>
    <w:rsid w:val="004804B5"/>
    <w:rsid w:val="00480A87"/>
    <w:rsid w:val="00480E06"/>
    <w:rsid w:val="004814A9"/>
    <w:rsid w:val="00481BD6"/>
    <w:rsid w:val="00483739"/>
    <w:rsid w:val="00483E57"/>
    <w:rsid w:val="00485111"/>
    <w:rsid w:val="00486148"/>
    <w:rsid w:val="004869E7"/>
    <w:rsid w:val="00486CBA"/>
    <w:rsid w:val="0048706B"/>
    <w:rsid w:val="00487F26"/>
    <w:rsid w:val="00490E8B"/>
    <w:rsid w:val="004914ED"/>
    <w:rsid w:val="004920EF"/>
    <w:rsid w:val="00492A1E"/>
    <w:rsid w:val="00492B9E"/>
    <w:rsid w:val="00495096"/>
    <w:rsid w:val="00495979"/>
    <w:rsid w:val="004959CE"/>
    <w:rsid w:val="0049658C"/>
    <w:rsid w:val="00496A2F"/>
    <w:rsid w:val="0049717B"/>
    <w:rsid w:val="004A094A"/>
    <w:rsid w:val="004A0CC3"/>
    <w:rsid w:val="004A0E90"/>
    <w:rsid w:val="004A1678"/>
    <w:rsid w:val="004A17AA"/>
    <w:rsid w:val="004A1B59"/>
    <w:rsid w:val="004A1FA8"/>
    <w:rsid w:val="004A203B"/>
    <w:rsid w:val="004A42A2"/>
    <w:rsid w:val="004A43F0"/>
    <w:rsid w:val="004A4B55"/>
    <w:rsid w:val="004A52AA"/>
    <w:rsid w:val="004A5498"/>
    <w:rsid w:val="004A5B2C"/>
    <w:rsid w:val="004A61A0"/>
    <w:rsid w:val="004A63C6"/>
    <w:rsid w:val="004A698B"/>
    <w:rsid w:val="004A6ACE"/>
    <w:rsid w:val="004A6EFC"/>
    <w:rsid w:val="004B0589"/>
    <w:rsid w:val="004B0D1A"/>
    <w:rsid w:val="004B19BD"/>
    <w:rsid w:val="004B21A5"/>
    <w:rsid w:val="004B22B3"/>
    <w:rsid w:val="004B28D6"/>
    <w:rsid w:val="004B2D56"/>
    <w:rsid w:val="004B4998"/>
    <w:rsid w:val="004B4C79"/>
    <w:rsid w:val="004B55D2"/>
    <w:rsid w:val="004B607A"/>
    <w:rsid w:val="004B613E"/>
    <w:rsid w:val="004B6619"/>
    <w:rsid w:val="004B6776"/>
    <w:rsid w:val="004B6FC1"/>
    <w:rsid w:val="004B7435"/>
    <w:rsid w:val="004B7A77"/>
    <w:rsid w:val="004C2397"/>
    <w:rsid w:val="004C266A"/>
    <w:rsid w:val="004C2877"/>
    <w:rsid w:val="004C2965"/>
    <w:rsid w:val="004C3A23"/>
    <w:rsid w:val="004C3FEA"/>
    <w:rsid w:val="004C45C5"/>
    <w:rsid w:val="004C492E"/>
    <w:rsid w:val="004C4ADF"/>
    <w:rsid w:val="004C53AA"/>
    <w:rsid w:val="004C5704"/>
    <w:rsid w:val="004C5FD8"/>
    <w:rsid w:val="004C6175"/>
    <w:rsid w:val="004C6843"/>
    <w:rsid w:val="004C688E"/>
    <w:rsid w:val="004C7213"/>
    <w:rsid w:val="004C7633"/>
    <w:rsid w:val="004C7CED"/>
    <w:rsid w:val="004D04C2"/>
    <w:rsid w:val="004D06FC"/>
    <w:rsid w:val="004D078B"/>
    <w:rsid w:val="004D1A55"/>
    <w:rsid w:val="004D1A67"/>
    <w:rsid w:val="004D1DA5"/>
    <w:rsid w:val="004D24EE"/>
    <w:rsid w:val="004D2734"/>
    <w:rsid w:val="004D3149"/>
    <w:rsid w:val="004D3AA5"/>
    <w:rsid w:val="004D3EC6"/>
    <w:rsid w:val="004D42F4"/>
    <w:rsid w:val="004D446A"/>
    <w:rsid w:val="004D5F83"/>
    <w:rsid w:val="004D7518"/>
    <w:rsid w:val="004D7BE7"/>
    <w:rsid w:val="004D7BF6"/>
    <w:rsid w:val="004D7F87"/>
    <w:rsid w:val="004E1104"/>
    <w:rsid w:val="004E12C9"/>
    <w:rsid w:val="004E1765"/>
    <w:rsid w:val="004E2BEF"/>
    <w:rsid w:val="004E2C11"/>
    <w:rsid w:val="004E2C7B"/>
    <w:rsid w:val="004E4012"/>
    <w:rsid w:val="004E41DD"/>
    <w:rsid w:val="004E5172"/>
    <w:rsid w:val="004E51C8"/>
    <w:rsid w:val="004E58A6"/>
    <w:rsid w:val="004F000C"/>
    <w:rsid w:val="004F036A"/>
    <w:rsid w:val="004F0756"/>
    <w:rsid w:val="004F12E9"/>
    <w:rsid w:val="004F2676"/>
    <w:rsid w:val="004F2741"/>
    <w:rsid w:val="004F30C7"/>
    <w:rsid w:val="004F33E7"/>
    <w:rsid w:val="004F35E5"/>
    <w:rsid w:val="004F3A7E"/>
    <w:rsid w:val="004F3CE0"/>
    <w:rsid w:val="004F4404"/>
    <w:rsid w:val="004F44DA"/>
    <w:rsid w:val="004F4602"/>
    <w:rsid w:val="004F4F69"/>
    <w:rsid w:val="004F6B27"/>
    <w:rsid w:val="005002A8"/>
    <w:rsid w:val="005002A9"/>
    <w:rsid w:val="00500E15"/>
    <w:rsid w:val="00501FD0"/>
    <w:rsid w:val="00502382"/>
    <w:rsid w:val="005023C3"/>
    <w:rsid w:val="0050359E"/>
    <w:rsid w:val="00503FBF"/>
    <w:rsid w:val="00505571"/>
    <w:rsid w:val="00505DA9"/>
    <w:rsid w:val="00505E07"/>
    <w:rsid w:val="0050630A"/>
    <w:rsid w:val="0050671B"/>
    <w:rsid w:val="00507758"/>
    <w:rsid w:val="00507A8F"/>
    <w:rsid w:val="00507C64"/>
    <w:rsid w:val="005104B1"/>
    <w:rsid w:val="005111E0"/>
    <w:rsid w:val="00511C56"/>
    <w:rsid w:val="00512643"/>
    <w:rsid w:val="0051265C"/>
    <w:rsid w:val="00513095"/>
    <w:rsid w:val="0051361C"/>
    <w:rsid w:val="005149A0"/>
    <w:rsid w:val="00515253"/>
    <w:rsid w:val="00516D60"/>
    <w:rsid w:val="00517BCF"/>
    <w:rsid w:val="00517D73"/>
    <w:rsid w:val="00517E87"/>
    <w:rsid w:val="00517F67"/>
    <w:rsid w:val="00521692"/>
    <w:rsid w:val="0052248C"/>
    <w:rsid w:val="00523334"/>
    <w:rsid w:val="00523B9E"/>
    <w:rsid w:val="00524871"/>
    <w:rsid w:val="005251BC"/>
    <w:rsid w:val="00525463"/>
    <w:rsid w:val="00525A0B"/>
    <w:rsid w:val="00526417"/>
    <w:rsid w:val="00526955"/>
    <w:rsid w:val="00526F80"/>
    <w:rsid w:val="00527A8B"/>
    <w:rsid w:val="00531510"/>
    <w:rsid w:val="005317CA"/>
    <w:rsid w:val="005318E9"/>
    <w:rsid w:val="00531B03"/>
    <w:rsid w:val="00532754"/>
    <w:rsid w:val="0053308B"/>
    <w:rsid w:val="005333D4"/>
    <w:rsid w:val="00533743"/>
    <w:rsid w:val="005356C5"/>
    <w:rsid w:val="00536D0D"/>
    <w:rsid w:val="00537C2A"/>
    <w:rsid w:val="00540ADB"/>
    <w:rsid w:val="005416C6"/>
    <w:rsid w:val="00541927"/>
    <w:rsid w:val="00542B3E"/>
    <w:rsid w:val="00542B53"/>
    <w:rsid w:val="00543BF7"/>
    <w:rsid w:val="00543EC0"/>
    <w:rsid w:val="00544CEF"/>
    <w:rsid w:val="00544F52"/>
    <w:rsid w:val="00546894"/>
    <w:rsid w:val="005469F2"/>
    <w:rsid w:val="005478A6"/>
    <w:rsid w:val="005503DB"/>
    <w:rsid w:val="0055057D"/>
    <w:rsid w:val="005508B3"/>
    <w:rsid w:val="00551374"/>
    <w:rsid w:val="00551663"/>
    <w:rsid w:val="00551B33"/>
    <w:rsid w:val="00551F22"/>
    <w:rsid w:val="0055219E"/>
    <w:rsid w:val="005529DA"/>
    <w:rsid w:val="00552A01"/>
    <w:rsid w:val="00552C98"/>
    <w:rsid w:val="00552D43"/>
    <w:rsid w:val="00552EDA"/>
    <w:rsid w:val="00553274"/>
    <w:rsid w:val="005534E9"/>
    <w:rsid w:val="005539FF"/>
    <w:rsid w:val="0055442F"/>
    <w:rsid w:val="00554F71"/>
    <w:rsid w:val="00554F79"/>
    <w:rsid w:val="00555B1A"/>
    <w:rsid w:val="005561AD"/>
    <w:rsid w:val="00556F79"/>
    <w:rsid w:val="0055727D"/>
    <w:rsid w:val="00557C7A"/>
    <w:rsid w:val="00560ADC"/>
    <w:rsid w:val="0056134E"/>
    <w:rsid w:val="00561489"/>
    <w:rsid w:val="00561710"/>
    <w:rsid w:val="00561C6F"/>
    <w:rsid w:val="00561D61"/>
    <w:rsid w:val="005628A8"/>
    <w:rsid w:val="00562D31"/>
    <w:rsid w:val="00563009"/>
    <w:rsid w:val="00563A3B"/>
    <w:rsid w:val="00563CCB"/>
    <w:rsid w:val="00564B9D"/>
    <w:rsid w:val="005652F2"/>
    <w:rsid w:val="00566396"/>
    <w:rsid w:val="00566CB1"/>
    <w:rsid w:val="00566FD7"/>
    <w:rsid w:val="005674C1"/>
    <w:rsid w:val="005677A2"/>
    <w:rsid w:val="0057082D"/>
    <w:rsid w:val="00570EBD"/>
    <w:rsid w:val="00571ADB"/>
    <w:rsid w:val="005720F7"/>
    <w:rsid w:val="00573BA4"/>
    <w:rsid w:val="0057461F"/>
    <w:rsid w:val="005749F8"/>
    <w:rsid w:val="005752DE"/>
    <w:rsid w:val="0057544A"/>
    <w:rsid w:val="005756E3"/>
    <w:rsid w:val="00575700"/>
    <w:rsid w:val="00575D35"/>
    <w:rsid w:val="005763D8"/>
    <w:rsid w:val="00576AF0"/>
    <w:rsid w:val="00577121"/>
    <w:rsid w:val="005801F6"/>
    <w:rsid w:val="0058048C"/>
    <w:rsid w:val="00580DAB"/>
    <w:rsid w:val="005812F3"/>
    <w:rsid w:val="005814C2"/>
    <w:rsid w:val="00582870"/>
    <w:rsid w:val="00582E9C"/>
    <w:rsid w:val="00583187"/>
    <w:rsid w:val="00585254"/>
    <w:rsid w:val="00585459"/>
    <w:rsid w:val="00585471"/>
    <w:rsid w:val="00585A30"/>
    <w:rsid w:val="00585F40"/>
    <w:rsid w:val="00586272"/>
    <w:rsid w:val="0058629D"/>
    <w:rsid w:val="00586F2C"/>
    <w:rsid w:val="005870F3"/>
    <w:rsid w:val="0058722A"/>
    <w:rsid w:val="00587C6C"/>
    <w:rsid w:val="00587E31"/>
    <w:rsid w:val="00587EBB"/>
    <w:rsid w:val="0059028D"/>
    <w:rsid w:val="00590407"/>
    <w:rsid w:val="00590A83"/>
    <w:rsid w:val="00590F71"/>
    <w:rsid w:val="0059106E"/>
    <w:rsid w:val="005912EA"/>
    <w:rsid w:val="00591E1E"/>
    <w:rsid w:val="00592A62"/>
    <w:rsid w:val="00592E80"/>
    <w:rsid w:val="005937A6"/>
    <w:rsid w:val="005939CC"/>
    <w:rsid w:val="00594616"/>
    <w:rsid w:val="005949D7"/>
    <w:rsid w:val="00595B15"/>
    <w:rsid w:val="00595F76"/>
    <w:rsid w:val="00597324"/>
    <w:rsid w:val="005A1A97"/>
    <w:rsid w:val="005A1C10"/>
    <w:rsid w:val="005A218E"/>
    <w:rsid w:val="005A235A"/>
    <w:rsid w:val="005A2801"/>
    <w:rsid w:val="005A28A3"/>
    <w:rsid w:val="005A2E29"/>
    <w:rsid w:val="005A365C"/>
    <w:rsid w:val="005A3955"/>
    <w:rsid w:val="005A3D32"/>
    <w:rsid w:val="005A6CDA"/>
    <w:rsid w:val="005A7587"/>
    <w:rsid w:val="005A776D"/>
    <w:rsid w:val="005ADD5B"/>
    <w:rsid w:val="005B139A"/>
    <w:rsid w:val="005B432A"/>
    <w:rsid w:val="005B4487"/>
    <w:rsid w:val="005B50FC"/>
    <w:rsid w:val="005B5812"/>
    <w:rsid w:val="005B589F"/>
    <w:rsid w:val="005B5C60"/>
    <w:rsid w:val="005B5F06"/>
    <w:rsid w:val="005B63E7"/>
    <w:rsid w:val="005B684C"/>
    <w:rsid w:val="005B7553"/>
    <w:rsid w:val="005B77AB"/>
    <w:rsid w:val="005C135F"/>
    <w:rsid w:val="005C2327"/>
    <w:rsid w:val="005C24B1"/>
    <w:rsid w:val="005C315E"/>
    <w:rsid w:val="005C4D16"/>
    <w:rsid w:val="005C5409"/>
    <w:rsid w:val="005C5A26"/>
    <w:rsid w:val="005C64F5"/>
    <w:rsid w:val="005C6AF4"/>
    <w:rsid w:val="005C6C02"/>
    <w:rsid w:val="005C731F"/>
    <w:rsid w:val="005C73F7"/>
    <w:rsid w:val="005C7C16"/>
    <w:rsid w:val="005D00B2"/>
    <w:rsid w:val="005D1357"/>
    <w:rsid w:val="005D151B"/>
    <w:rsid w:val="005D1C30"/>
    <w:rsid w:val="005D22EB"/>
    <w:rsid w:val="005D2917"/>
    <w:rsid w:val="005D2D65"/>
    <w:rsid w:val="005D2F61"/>
    <w:rsid w:val="005D450B"/>
    <w:rsid w:val="005D4F48"/>
    <w:rsid w:val="005D58AE"/>
    <w:rsid w:val="005D6CC5"/>
    <w:rsid w:val="005E002D"/>
    <w:rsid w:val="005E01CA"/>
    <w:rsid w:val="005E0EA6"/>
    <w:rsid w:val="005E28CE"/>
    <w:rsid w:val="005E2A4C"/>
    <w:rsid w:val="005E4BCB"/>
    <w:rsid w:val="005E5A9C"/>
    <w:rsid w:val="005E606D"/>
    <w:rsid w:val="005E62AA"/>
    <w:rsid w:val="005E6748"/>
    <w:rsid w:val="005E7498"/>
    <w:rsid w:val="005E76A5"/>
    <w:rsid w:val="005F0209"/>
    <w:rsid w:val="005F02B9"/>
    <w:rsid w:val="005F165B"/>
    <w:rsid w:val="005F224A"/>
    <w:rsid w:val="005F320A"/>
    <w:rsid w:val="005F3939"/>
    <w:rsid w:val="005F476F"/>
    <w:rsid w:val="005F6389"/>
    <w:rsid w:val="005F772B"/>
    <w:rsid w:val="005F7BB6"/>
    <w:rsid w:val="00600892"/>
    <w:rsid w:val="00600EC3"/>
    <w:rsid w:val="00600FA1"/>
    <w:rsid w:val="006012D1"/>
    <w:rsid w:val="00602596"/>
    <w:rsid w:val="006029E4"/>
    <w:rsid w:val="00602B0D"/>
    <w:rsid w:val="006048FB"/>
    <w:rsid w:val="006051FC"/>
    <w:rsid w:val="0060526D"/>
    <w:rsid w:val="0060535B"/>
    <w:rsid w:val="0060646E"/>
    <w:rsid w:val="00606F91"/>
    <w:rsid w:val="006076C3"/>
    <w:rsid w:val="00607C2E"/>
    <w:rsid w:val="00607EAA"/>
    <w:rsid w:val="00607FD1"/>
    <w:rsid w:val="006102C1"/>
    <w:rsid w:val="006108D0"/>
    <w:rsid w:val="00610A85"/>
    <w:rsid w:val="00611411"/>
    <w:rsid w:val="0061199B"/>
    <w:rsid w:val="0061280C"/>
    <w:rsid w:val="00612D4C"/>
    <w:rsid w:val="00612D7E"/>
    <w:rsid w:val="00613C41"/>
    <w:rsid w:val="00613E1C"/>
    <w:rsid w:val="00614673"/>
    <w:rsid w:val="00614F03"/>
    <w:rsid w:val="006157B9"/>
    <w:rsid w:val="0061599B"/>
    <w:rsid w:val="00616F09"/>
    <w:rsid w:val="00620C0B"/>
    <w:rsid w:val="00620D1D"/>
    <w:rsid w:val="00621147"/>
    <w:rsid w:val="00621485"/>
    <w:rsid w:val="0062203A"/>
    <w:rsid w:val="00622671"/>
    <w:rsid w:val="006228BB"/>
    <w:rsid w:val="00622A77"/>
    <w:rsid w:val="00622B1B"/>
    <w:rsid w:val="00623F05"/>
    <w:rsid w:val="00624250"/>
    <w:rsid w:val="006253AC"/>
    <w:rsid w:val="0062588A"/>
    <w:rsid w:val="00625F27"/>
    <w:rsid w:val="00626D4C"/>
    <w:rsid w:val="00627648"/>
    <w:rsid w:val="0062778B"/>
    <w:rsid w:val="00627919"/>
    <w:rsid w:val="00630229"/>
    <w:rsid w:val="00631076"/>
    <w:rsid w:val="006315D9"/>
    <w:rsid w:val="0063170C"/>
    <w:rsid w:val="00632566"/>
    <w:rsid w:val="00632CDE"/>
    <w:rsid w:val="006338E2"/>
    <w:rsid w:val="00634D07"/>
    <w:rsid w:val="006356BE"/>
    <w:rsid w:val="006357E8"/>
    <w:rsid w:val="00636075"/>
    <w:rsid w:val="0063642E"/>
    <w:rsid w:val="006373FB"/>
    <w:rsid w:val="00637A92"/>
    <w:rsid w:val="00637A94"/>
    <w:rsid w:val="00637B39"/>
    <w:rsid w:val="00637BD4"/>
    <w:rsid w:val="00640712"/>
    <w:rsid w:val="00640FBF"/>
    <w:rsid w:val="006415B0"/>
    <w:rsid w:val="00641A4A"/>
    <w:rsid w:val="00641D2A"/>
    <w:rsid w:val="00642307"/>
    <w:rsid w:val="00642920"/>
    <w:rsid w:val="00643077"/>
    <w:rsid w:val="0064316A"/>
    <w:rsid w:val="0064378C"/>
    <w:rsid w:val="006438D7"/>
    <w:rsid w:val="0064397A"/>
    <w:rsid w:val="00643D70"/>
    <w:rsid w:val="00643DD6"/>
    <w:rsid w:val="00644D67"/>
    <w:rsid w:val="0064585C"/>
    <w:rsid w:val="00645A33"/>
    <w:rsid w:val="00646DBD"/>
    <w:rsid w:val="006473C2"/>
    <w:rsid w:val="00647C05"/>
    <w:rsid w:val="00650427"/>
    <w:rsid w:val="0065043D"/>
    <w:rsid w:val="006509F5"/>
    <w:rsid w:val="00650A7B"/>
    <w:rsid w:val="006515AB"/>
    <w:rsid w:val="00651BA5"/>
    <w:rsid w:val="006521D8"/>
    <w:rsid w:val="00653B7E"/>
    <w:rsid w:val="00654855"/>
    <w:rsid w:val="006551B8"/>
    <w:rsid w:val="0065578C"/>
    <w:rsid w:val="00655AE3"/>
    <w:rsid w:val="00655F63"/>
    <w:rsid w:val="00656564"/>
    <w:rsid w:val="00656C59"/>
    <w:rsid w:val="006571CC"/>
    <w:rsid w:val="0065742C"/>
    <w:rsid w:val="00661E9C"/>
    <w:rsid w:val="00662477"/>
    <w:rsid w:val="006626CC"/>
    <w:rsid w:val="00662C25"/>
    <w:rsid w:val="00663FA4"/>
    <w:rsid w:val="00664156"/>
    <w:rsid w:val="00664C2B"/>
    <w:rsid w:val="00665681"/>
    <w:rsid w:val="006668DB"/>
    <w:rsid w:val="00666F62"/>
    <w:rsid w:val="006672F1"/>
    <w:rsid w:val="00667CF9"/>
    <w:rsid w:val="006700C8"/>
    <w:rsid w:val="00670A5D"/>
    <w:rsid w:val="00670C81"/>
    <w:rsid w:val="006726BA"/>
    <w:rsid w:val="00672C3A"/>
    <w:rsid w:val="0067378B"/>
    <w:rsid w:val="00673861"/>
    <w:rsid w:val="00673D46"/>
    <w:rsid w:val="00673FA2"/>
    <w:rsid w:val="0067510B"/>
    <w:rsid w:val="00675A03"/>
    <w:rsid w:val="0067729D"/>
    <w:rsid w:val="00677A10"/>
    <w:rsid w:val="00677C01"/>
    <w:rsid w:val="006803D3"/>
    <w:rsid w:val="006803E0"/>
    <w:rsid w:val="006805E9"/>
    <w:rsid w:val="00680F06"/>
    <w:rsid w:val="00681507"/>
    <w:rsid w:val="006815DF"/>
    <w:rsid w:val="00681615"/>
    <w:rsid w:val="0068173D"/>
    <w:rsid w:val="00681AD1"/>
    <w:rsid w:val="00681C5B"/>
    <w:rsid w:val="00682298"/>
    <w:rsid w:val="00682769"/>
    <w:rsid w:val="00684427"/>
    <w:rsid w:val="006844DF"/>
    <w:rsid w:val="00685691"/>
    <w:rsid w:val="00685E30"/>
    <w:rsid w:val="00685EB0"/>
    <w:rsid w:val="00686871"/>
    <w:rsid w:val="00686E00"/>
    <w:rsid w:val="00686EC1"/>
    <w:rsid w:val="006871BF"/>
    <w:rsid w:val="00687A12"/>
    <w:rsid w:val="00687BE0"/>
    <w:rsid w:val="00687D44"/>
    <w:rsid w:val="00690D25"/>
    <w:rsid w:val="006917F3"/>
    <w:rsid w:val="006922FC"/>
    <w:rsid w:val="00692BEE"/>
    <w:rsid w:val="00693684"/>
    <w:rsid w:val="00693752"/>
    <w:rsid w:val="0069403F"/>
    <w:rsid w:val="006949B3"/>
    <w:rsid w:val="00695AD3"/>
    <w:rsid w:val="00695F8A"/>
    <w:rsid w:val="00696FB9"/>
    <w:rsid w:val="006971C2"/>
    <w:rsid w:val="00697A16"/>
    <w:rsid w:val="00697C29"/>
    <w:rsid w:val="006A1237"/>
    <w:rsid w:val="006A1E8E"/>
    <w:rsid w:val="006A36AD"/>
    <w:rsid w:val="006A3AFC"/>
    <w:rsid w:val="006A3DE0"/>
    <w:rsid w:val="006A4419"/>
    <w:rsid w:val="006A45E9"/>
    <w:rsid w:val="006A630F"/>
    <w:rsid w:val="006A69E8"/>
    <w:rsid w:val="006A6A80"/>
    <w:rsid w:val="006B0301"/>
    <w:rsid w:val="006B153E"/>
    <w:rsid w:val="006B156C"/>
    <w:rsid w:val="006B15C3"/>
    <w:rsid w:val="006B19A8"/>
    <w:rsid w:val="006B1C36"/>
    <w:rsid w:val="006B1E85"/>
    <w:rsid w:val="006B245E"/>
    <w:rsid w:val="006B3C8E"/>
    <w:rsid w:val="006B45CF"/>
    <w:rsid w:val="006B47D2"/>
    <w:rsid w:val="006B4BBF"/>
    <w:rsid w:val="006B4E9C"/>
    <w:rsid w:val="006B5043"/>
    <w:rsid w:val="006B5128"/>
    <w:rsid w:val="006B5695"/>
    <w:rsid w:val="006B5801"/>
    <w:rsid w:val="006B6035"/>
    <w:rsid w:val="006B64CA"/>
    <w:rsid w:val="006B6718"/>
    <w:rsid w:val="006B758F"/>
    <w:rsid w:val="006B782B"/>
    <w:rsid w:val="006B7A35"/>
    <w:rsid w:val="006B7BA6"/>
    <w:rsid w:val="006C005A"/>
    <w:rsid w:val="006C02EF"/>
    <w:rsid w:val="006C1169"/>
    <w:rsid w:val="006C2430"/>
    <w:rsid w:val="006C297B"/>
    <w:rsid w:val="006C2A9B"/>
    <w:rsid w:val="006C44B6"/>
    <w:rsid w:val="006C4E89"/>
    <w:rsid w:val="006C518F"/>
    <w:rsid w:val="006C5896"/>
    <w:rsid w:val="006C5A60"/>
    <w:rsid w:val="006C646A"/>
    <w:rsid w:val="006C7AA1"/>
    <w:rsid w:val="006D0F4F"/>
    <w:rsid w:val="006D2AAB"/>
    <w:rsid w:val="006D2E55"/>
    <w:rsid w:val="006D402D"/>
    <w:rsid w:val="006D4945"/>
    <w:rsid w:val="006D5ACC"/>
    <w:rsid w:val="006D5C5C"/>
    <w:rsid w:val="006D65B3"/>
    <w:rsid w:val="006D6E6B"/>
    <w:rsid w:val="006D6E7A"/>
    <w:rsid w:val="006E1A46"/>
    <w:rsid w:val="006E1EC6"/>
    <w:rsid w:val="006E20EF"/>
    <w:rsid w:val="006E265E"/>
    <w:rsid w:val="006E2B68"/>
    <w:rsid w:val="006E3239"/>
    <w:rsid w:val="006E3B88"/>
    <w:rsid w:val="006E4334"/>
    <w:rsid w:val="006E48B9"/>
    <w:rsid w:val="006E49EF"/>
    <w:rsid w:val="006E4EC1"/>
    <w:rsid w:val="006E51CD"/>
    <w:rsid w:val="006E53D4"/>
    <w:rsid w:val="006E575D"/>
    <w:rsid w:val="006E629C"/>
    <w:rsid w:val="006F0678"/>
    <w:rsid w:val="006F0D76"/>
    <w:rsid w:val="006F15C5"/>
    <w:rsid w:val="006F30EE"/>
    <w:rsid w:val="006F38F2"/>
    <w:rsid w:val="006F3A7A"/>
    <w:rsid w:val="006F3B9F"/>
    <w:rsid w:val="006F40C6"/>
    <w:rsid w:val="006F4137"/>
    <w:rsid w:val="006F4E61"/>
    <w:rsid w:val="006F5357"/>
    <w:rsid w:val="006F55F1"/>
    <w:rsid w:val="006F586A"/>
    <w:rsid w:val="006F6634"/>
    <w:rsid w:val="006F6B45"/>
    <w:rsid w:val="006F79E5"/>
    <w:rsid w:val="007001E8"/>
    <w:rsid w:val="00700EF1"/>
    <w:rsid w:val="00701200"/>
    <w:rsid w:val="007012C9"/>
    <w:rsid w:val="00701708"/>
    <w:rsid w:val="00702AFF"/>
    <w:rsid w:val="007033AD"/>
    <w:rsid w:val="00703D56"/>
    <w:rsid w:val="00703E10"/>
    <w:rsid w:val="00703FE9"/>
    <w:rsid w:val="00706E8D"/>
    <w:rsid w:val="00707EF9"/>
    <w:rsid w:val="00707FB8"/>
    <w:rsid w:val="007100F3"/>
    <w:rsid w:val="007103E5"/>
    <w:rsid w:val="007112CC"/>
    <w:rsid w:val="00711F40"/>
    <w:rsid w:val="00712810"/>
    <w:rsid w:val="0071341C"/>
    <w:rsid w:val="0071362B"/>
    <w:rsid w:val="00713AE3"/>
    <w:rsid w:val="00713F8D"/>
    <w:rsid w:val="0071472B"/>
    <w:rsid w:val="00714ADD"/>
    <w:rsid w:val="007159A9"/>
    <w:rsid w:val="00715E20"/>
    <w:rsid w:val="007165DC"/>
    <w:rsid w:val="0071674D"/>
    <w:rsid w:val="00716D6E"/>
    <w:rsid w:val="00720018"/>
    <w:rsid w:val="00720822"/>
    <w:rsid w:val="00721954"/>
    <w:rsid w:val="00721B9E"/>
    <w:rsid w:val="00721D6F"/>
    <w:rsid w:val="007223D9"/>
    <w:rsid w:val="00722523"/>
    <w:rsid w:val="00722A33"/>
    <w:rsid w:val="00723592"/>
    <w:rsid w:val="00723C09"/>
    <w:rsid w:val="00723E37"/>
    <w:rsid w:val="00724B51"/>
    <w:rsid w:val="007253E7"/>
    <w:rsid w:val="00725424"/>
    <w:rsid w:val="00725642"/>
    <w:rsid w:val="00727AD2"/>
    <w:rsid w:val="00727EFD"/>
    <w:rsid w:val="00730D93"/>
    <w:rsid w:val="007313E5"/>
    <w:rsid w:val="00732D76"/>
    <w:rsid w:val="007338DC"/>
    <w:rsid w:val="0073427B"/>
    <w:rsid w:val="00734705"/>
    <w:rsid w:val="00734CD8"/>
    <w:rsid w:val="007351E4"/>
    <w:rsid w:val="00735431"/>
    <w:rsid w:val="00735B01"/>
    <w:rsid w:val="00735C84"/>
    <w:rsid w:val="00736650"/>
    <w:rsid w:val="00736AFB"/>
    <w:rsid w:val="0073717E"/>
    <w:rsid w:val="007375C5"/>
    <w:rsid w:val="00737A87"/>
    <w:rsid w:val="00740744"/>
    <w:rsid w:val="007407E9"/>
    <w:rsid w:val="007410AE"/>
    <w:rsid w:val="007411F2"/>
    <w:rsid w:val="007426A0"/>
    <w:rsid w:val="00742BCB"/>
    <w:rsid w:val="007431CB"/>
    <w:rsid w:val="007438B4"/>
    <w:rsid w:val="007442E7"/>
    <w:rsid w:val="00744CA9"/>
    <w:rsid w:val="007453C7"/>
    <w:rsid w:val="00745640"/>
    <w:rsid w:val="00745E3E"/>
    <w:rsid w:val="00746E14"/>
    <w:rsid w:val="00750457"/>
    <w:rsid w:val="00750D07"/>
    <w:rsid w:val="00750EDF"/>
    <w:rsid w:val="00750F98"/>
    <w:rsid w:val="0075141D"/>
    <w:rsid w:val="00751703"/>
    <w:rsid w:val="00751841"/>
    <w:rsid w:val="00752110"/>
    <w:rsid w:val="007528A7"/>
    <w:rsid w:val="00752FBE"/>
    <w:rsid w:val="0075302E"/>
    <w:rsid w:val="00753055"/>
    <w:rsid w:val="00753294"/>
    <w:rsid w:val="00753320"/>
    <w:rsid w:val="007542AB"/>
    <w:rsid w:val="00755292"/>
    <w:rsid w:val="007559F2"/>
    <w:rsid w:val="00755EB0"/>
    <w:rsid w:val="007566FE"/>
    <w:rsid w:val="0075782A"/>
    <w:rsid w:val="007603EC"/>
    <w:rsid w:val="00760859"/>
    <w:rsid w:val="00760C68"/>
    <w:rsid w:val="00760CD0"/>
    <w:rsid w:val="007610D9"/>
    <w:rsid w:val="007612CF"/>
    <w:rsid w:val="00761811"/>
    <w:rsid w:val="00762280"/>
    <w:rsid w:val="0076229A"/>
    <w:rsid w:val="007622EA"/>
    <w:rsid w:val="007624D2"/>
    <w:rsid w:val="00762944"/>
    <w:rsid w:val="0076310B"/>
    <w:rsid w:val="00763F39"/>
    <w:rsid w:val="00764F8E"/>
    <w:rsid w:val="00765DC5"/>
    <w:rsid w:val="007664D2"/>
    <w:rsid w:val="00766607"/>
    <w:rsid w:val="00766720"/>
    <w:rsid w:val="00766964"/>
    <w:rsid w:val="00766F47"/>
    <w:rsid w:val="00770315"/>
    <w:rsid w:val="007705B2"/>
    <w:rsid w:val="0077066D"/>
    <w:rsid w:val="00771E24"/>
    <w:rsid w:val="0077235F"/>
    <w:rsid w:val="00772D2D"/>
    <w:rsid w:val="007732E0"/>
    <w:rsid w:val="00773F48"/>
    <w:rsid w:val="00774272"/>
    <w:rsid w:val="007749E6"/>
    <w:rsid w:val="007756F2"/>
    <w:rsid w:val="00775FFA"/>
    <w:rsid w:val="007768F7"/>
    <w:rsid w:val="00776B53"/>
    <w:rsid w:val="00776C76"/>
    <w:rsid w:val="007773BF"/>
    <w:rsid w:val="007775CD"/>
    <w:rsid w:val="00781F40"/>
    <w:rsid w:val="00782323"/>
    <w:rsid w:val="007830D5"/>
    <w:rsid w:val="00783E54"/>
    <w:rsid w:val="00783F13"/>
    <w:rsid w:val="00784F03"/>
    <w:rsid w:val="0078615A"/>
    <w:rsid w:val="00786C11"/>
    <w:rsid w:val="00786D59"/>
    <w:rsid w:val="00787325"/>
    <w:rsid w:val="007876CE"/>
    <w:rsid w:val="007903B3"/>
    <w:rsid w:val="00791EC3"/>
    <w:rsid w:val="007938C5"/>
    <w:rsid w:val="00794423"/>
    <w:rsid w:val="00794E2E"/>
    <w:rsid w:val="00795EF3"/>
    <w:rsid w:val="007A2177"/>
    <w:rsid w:val="007A266D"/>
    <w:rsid w:val="007A2C44"/>
    <w:rsid w:val="007A2EFF"/>
    <w:rsid w:val="007A3601"/>
    <w:rsid w:val="007A3DF3"/>
    <w:rsid w:val="007A3E18"/>
    <w:rsid w:val="007A3F81"/>
    <w:rsid w:val="007A43EC"/>
    <w:rsid w:val="007A4775"/>
    <w:rsid w:val="007A4B55"/>
    <w:rsid w:val="007A4EFF"/>
    <w:rsid w:val="007A522E"/>
    <w:rsid w:val="007A5593"/>
    <w:rsid w:val="007A62A7"/>
    <w:rsid w:val="007A696E"/>
    <w:rsid w:val="007A7342"/>
    <w:rsid w:val="007A767D"/>
    <w:rsid w:val="007A7D33"/>
    <w:rsid w:val="007B1D1F"/>
    <w:rsid w:val="007B1E39"/>
    <w:rsid w:val="007B216A"/>
    <w:rsid w:val="007B234F"/>
    <w:rsid w:val="007B26BB"/>
    <w:rsid w:val="007B2B7A"/>
    <w:rsid w:val="007B349E"/>
    <w:rsid w:val="007B36C9"/>
    <w:rsid w:val="007B37A2"/>
    <w:rsid w:val="007B4FB6"/>
    <w:rsid w:val="007B538D"/>
    <w:rsid w:val="007B5B0A"/>
    <w:rsid w:val="007B6217"/>
    <w:rsid w:val="007B6AA7"/>
    <w:rsid w:val="007B72A0"/>
    <w:rsid w:val="007B7B3F"/>
    <w:rsid w:val="007B7E80"/>
    <w:rsid w:val="007B7EAE"/>
    <w:rsid w:val="007C0553"/>
    <w:rsid w:val="007C17BF"/>
    <w:rsid w:val="007C252A"/>
    <w:rsid w:val="007C30D1"/>
    <w:rsid w:val="007C3649"/>
    <w:rsid w:val="007C48FA"/>
    <w:rsid w:val="007C4A73"/>
    <w:rsid w:val="007C5955"/>
    <w:rsid w:val="007C5D36"/>
    <w:rsid w:val="007C5DCC"/>
    <w:rsid w:val="007C671E"/>
    <w:rsid w:val="007C6BEC"/>
    <w:rsid w:val="007C7571"/>
    <w:rsid w:val="007C7ED9"/>
    <w:rsid w:val="007D05BB"/>
    <w:rsid w:val="007D0A0F"/>
    <w:rsid w:val="007D1DD9"/>
    <w:rsid w:val="007D1DEF"/>
    <w:rsid w:val="007D24E4"/>
    <w:rsid w:val="007D27FC"/>
    <w:rsid w:val="007D335E"/>
    <w:rsid w:val="007D3422"/>
    <w:rsid w:val="007D3446"/>
    <w:rsid w:val="007D4579"/>
    <w:rsid w:val="007D4635"/>
    <w:rsid w:val="007D5B9C"/>
    <w:rsid w:val="007D5D9A"/>
    <w:rsid w:val="007D67A6"/>
    <w:rsid w:val="007D7343"/>
    <w:rsid w:val="007E01E6"/>
    <w:rsid w:val="007E0943"/>
    <w:rsid w:val="007E0B4C"/>
    <w:rsid w:val="007E12E5"/>
    <w:rsid w:val="007E47AC"/>
    <w:rsid w:val="007E5B70"/>
    <w:rsid w:val="007E698E"/>
    <w:rsid w:val="007E6AB6"/>
    <w:rsid w:val="007F02A0"/>
    <w:rsid w:val="007F0D0F"/>
    <w:rsid w:val="007F0E3F"/>
    <w:rsid w:val="007F173C"/>
    <w:rsid w:val="007F19EF"/>
    <w:rsid w:val="007F1CD3"/>
    <w:rsid w:val="007F26BC"/>
    <w:rsid w:val="007F3715"/>
    <w:rsid w:val="007F3B1D"/>
    <w:rsid w:val="007F3C02"/>
    <w:rsid w:val="007F464A"/>
    <w:rsid w:val="007F476C"/>
    <w:rsid w:val="007F5912"/>
    <w:rsid w:val="007F63D0"/>
    <w:rsid w:val="007F6ACD"/>
    <w:rsid w:val="007F6B4D"/>
    <w:rsid w:val="007F6FE2"/>
    <w:rsid w:val="007F7265"/>
    <w:rsid w:val="007F7523"/>
    <w:rsid w:val="007F7923"/>
    <w:rsid w:val="0080049F"/>
    <w:rsid w:val="0080093B"/>
    <w:rsid w:val="00801074"/>
    <w:rsid w:val="00801AE4"/>
    <w:rsid w:val="008025C6"/>
    <w:rsid w:val="00802E83"/>
    <w:rsid w:val="00802F0C"/>
    <w:rsid w:val="008032A1"/>
    <w:rsid w:val="00803816"/>
    <w:rsid w:val="00804A17"/>
    <w:rsid w:val="00804AA3"/>
    <w:rsid w:val="00805307"/>
    <w:rsid w:val="00805B6B"/>
    <w:rsid w:val="00806212"/>
    <w:rsid w:val="008064A4"/>
    <w:rsid w:val="00807405"/>
    <w:rsid w:val="00807568"/>
    <w:rsid w:val="0081005E"/>
    <w:rsid w:val="0081176B"/>
    <w:rsid w:val="008121B5"/>
    <w:rsid w:val="008126E7"/>
    <w:rsid w:val="008127EF"/>
    <w:rsid w:val="008132A6"/>
    <w:rsid w:val="008132D9"/>
    <w:rsid w:val="00814766"/>
    <w:rsid w:val="008154E6"/>
    <w:rsid w:val="00815D9C"/>
    <w:rsid w:val="00816351"/>
    <w:rsid w:val="0081671A"/>
    <w:rsid w:val="00816CC5"/>
    <w:rsid w:val="00816D8E"/>
    <w:rsid w:val="008175EE"/>
    <w:rsid w:val="0081773B"/>
    <w:rsid w:val="00820C3A"/>
    <w:rsid w:val="00820DA3"/>
    <w:rsid w:val="0082164E"/>
    <w:rsid w:val="00821DED"/>
    <w:rsid w:val="008229A6"/>
    <w:rsid w:val="00822D66"/>
    <w:rsid w:val="00823A1A"/>
    <w:rsid w:val="00823B21"/>
    <w:rsid w:val="00825552"/>
    <w:rsid w:val="0082673F"/>
    <w:rsid w:val="00826FF3"/>
    <w:rsid w:val="008301C4"/>
    <w:rsid w:val="008327E0"/>
    <w:rsid w:val="0083284E"/>
    <w:rsid w:val="00832F32"/>
    <w:rsid w:val="008331CD"/>
    <w:rsid w:val="00833613"/>
    <w:rsid w:val="00834583"/>
    <w:rsid w:val="00834825"/>
    <w:rsid w:val="00834840"/>
    <w:rsid w:val="00834BC2"/>
    <w:rsid w:val="00834E90"/>
    <w:rsid w:val="008350FC"/>
    <w:rsid w:val="00836462"/>
    <w:rsid w:val="00836CFA"/>
    <w:rsid w:val="008373EA"/>
    <w:rsid w:val="00841516"/>
    <w:rsid w:val="008416B3"/>
    <w:rsid w:val="00841AA1"/>
    <w:rsid w:val="00841E1C"/>
    <w:rsid w:val="00842562"/>
    <w:rsid w:val="00843508"/>
    <w:rsid w:val="00844482"/>
    <w:rsid w:val="0084533F"/>
    <w:rsid w:val="0084559B"/>
    <w:rsid w:val="008457F2"/>
    <w:rsid w:val="0084655D"/>
    <w:rsid w:val="008467CD"/>
    <w:rsid w:val="0085058E"/>
    <w:rsid w:val="00850614"/>
    <w:rsid w:val="00851AE5"/>
    <w:rsid w:val="008522E5"/>
    <w:rsid w:val="008524C0"/>
    <w:rsid w:val="0085350A"/>
    <w:rsid w:val="008536B2"/>
    <w:rsid w:val="008537C3"/>
    <w:rsid w:val="0085411B"/>
    <w:rsid w:val="0085461B"/>
    <w:rsid w:val="008547A6"/>
    <w:rsid w:val="0085486E"/>
    <w:rsid w:val="008553E5"/>
    <w:rsid w:val="00855F01"/>
    <w:rsid w:val="00856C2D"/>
    <w:rsid w:val="0085711A"/>
    <w:rsid w:val="0085721A"/>
    <w:rsid w:val="00860B49"/>
    <w:rsid w:val="00860CBA"/>
    <w:rsid w:val="00860F80"/>
    <w:rsid w:val="00861116"/>
    <w:rsid w:val="008619C0"/>
    <w:rsid w:val="00861FCC"/>
    <w:rsid w:val="00862223"/>
    <w:rsid w:val="008622CD"/>
    <w:rsid w:val="00863406"/>
    <w:rsid w:val="00863642"/>
    <w:rsid w:val="0086411E"/>
    <w:rsid w:val="008654ED"/>
    <w:rsid w:val="008655E6"/>
    <w:rsid w:val="0086584E"/>
    <w:rsid w:val="008662F5"/>
    <w:rsid w:val="00866BE8"/>
    <w:rsid w:val="00867BFA"/>
    <w:rsid w:val="00870DDB"/>
    <w:rsid w:val="00871FC0"/>
    <w:rsid w:val="008733D8"/>
    <w:rsid w:val="008734A1"/>
    <w:rsid w:val="00873C8D"/>
    <w:rsid w:val="00875736"/>
    <w:rsid w:val="008800BD"/>
    <w:rsid w:val="0088024E"/>
    <w:rsid w:val="00880825"/>
    <w:rsid w:val="008811B1"/>
    <w:rsid w:val="0088184C"/>
    <w:rsid w:val="008826BE"/>
    <w:rsid w:val="00882E07"/>
    <w:rsid w:val="008831D4"/>
    <w:rsid w:val="008853C3"/>
    <w:rsid w:val="008853FD"/>
    <w:rsid w:val="00885A2E"/>
    <w:rsid w:val="00886972"/>
    <w:rsid w:val="00886B94"/>
    <w:rsid w:val="00887DF7"/>
    <w:rsid w:val="00887F75"/>
    <w:rsid w:val="00890141"/>
    <w:rsid w:val="0089067D"/>
    <w:rsid w:val="008906A5"/>
    <w:rsid w:val="00890E87"/>
    <w:rsid w:val="00891096"/>
    <w:rsid w:val="00892A3C"/>
    <w:rsid w:val="00892AB9"/>
    <w:rsid w:val="008930A7"/>
    <w:rsid w:val="008936A6"/>
    <w:rsid w:val="0089387A"/>
    <w:rsid w:val="008952DA"/>
    <w:rsid w:val="00896101"/>
    <w:rsid w:val="008965A5"/>
    <w:rsid w:val="00897003"/>
    <w:rsid w:val="008972F8"/>
    <w:rsid w:val="008975CE"/>
    <w:rsid w:val="008A020F"/>
    <w:rsid w:val="008A0231"/>
    <w:rsid w:val="008A124F"/>
    <w:rsid w:val="008A204C"/>
    <w:rsid w:val="008A263E"/>
    <w:rsid w:val="008A35B8"/>
    <w:rsid w:val="008A4828"/>
    <w:rsid w:val="008A491A"/>
    <w:rsid w:val="008A5649"/>
    <w:rsid w:val="008A56C9"/>
    <w:rsid w:val="008A5914"/>
    <w:rsid w:val="008A592A"/>
    <w:rsid w:val="008A60F0"/>
    <w:rsid w:val="008A7591"/>
    <w:rsid w:val="008A7626"/>
    <w:rsid w:val="008B02FA"/>
    <w:rsid w:val="008B0939"/>
    <w:rsid w:val="008B15FD"/>
    <w:rsid w:val="008B1673"/>
    <w:rsid w:val="008B1877"/>
    <w:rsid w:val="008B1932"/>
    <w:rsid w:val="008B1F18"/>
    <w:rsid w:val="008B2131"/>
    <w:rsid w:val="008B282D"/>
    <w:rsid w:val="008B2A76"/>
    <w:rsid w:val="008B2ED8"/>
    <w:rsid w:val="008B36B7"/>
    <w:rsid w:val="008B43A4"/>
    <w:rsid w:val="008B4739"/>
    <w:rsid w:val="008B4CA4"/>
    <w:rsid w:val="008B4F71"/>
    <w:rsid w:val="008B536E"/>
    <w:rsid w:val="008B53DC"/>
    <w:rsid w:val="008B53DF"/>
    <w:rsid w:val="008B59A2"/>
    <w:rsid w:val="008B62BF"/>
    <w:rsid w:val="008B69D3"/>
    <w:rsid w:val="008B6D27"/>
    <w:rsid w:val="008B78F4"/>
    <w:rsid w:val="008B7FED"/>
    <w:rsid w:val="008C07E5"/>
    <w:rsid w:val="008C093E"/>
    <w:rsid w:val="008C0B87"/>
    <w:rsid w:val="008C0E9A"/>
    <w:rsid w:val="008C1363"/>
    <w:rsid w:val="008C14E7"/>
    <w:rsid w:val="008C22FE"/>
    <w:rsid w:val="008C3199"/>
    <w:rsid w:val="008C4D7F"/>
    <w:rsid w:val="008C6212"/>
    <w:rsid w:val="008C74CF"/>
    <w:rsid w:val="008C7652"/>
    <w:rsid w:val="008D02B5"/>
    <w:rsid w:val="008D0DC3"/>
    <w:rsid w:val="008D2197"/>
    <w:rsid w:val="008D2E28"/>
    <w:rsid w:val="008D381A"/>
    <w:rsid w:val="008D483F"/>
    <w:rsid w:val="008D5C4E"/>
    <w:rsid w:val="008D5D3E"/>
    <w:rsid w:val="008D68BD"/>
    <w:rsid w:val="008D765F"/>
    <w:rsid w:val="008D79FE"/>
    <w:rsid w:val="008D7BFD"/>
    <w:rsid w:val="008E06AA"/>
    <w:rsid w:val="008E0A29"/>
    <w:rsid w:val="008E0D63"/>
    <w:rsid w:val="008E1180"/>
    <w:rsid w:val="008E1A4A"/>
    <w:rsid w:val="008E226F"/>
    <w:rsid w:val="008E28A9"/>
    <w:rsid w:val="008E295F"/>
    <w:rsid w:val="008E359D"/>
    <w:rsid w:val="008E3B47"/>
    <w:rsid w:val="008E4279"/>
    <w:rsid w:val="008E4F0B"/>
    <w:rsid w:val="008E56E5"/>
    <w:rsid w:val="008E5D27"/>
    <w:rsid w:val="008E6991"/>
    <w:rsid w:val="008E7211"/>
    <w:rsid w:val="008E7D5A"/>
    <w:rsid w:val="008F0291"/>
    <w:rsid w:val="008F03F1"/>
    <w:rsid w:val="008F0803"/>
    <w:rsid w:val="008F1066"/>
    <w:rsid w:val="008F24D4"/>
    <w:rsid w:val="008F2D1B"/>
    <w:rsid w:val="008F4BA7"/>
    <w:rsid w:val="008F50D9"/>
    <w:rsid w:val="008F68FD"/>
    <w:rsid w:val="008F7AE2"/>
    <w:rsid w:val="0090026F"/>
    <w:rsid w:val="00900596"/>
    <w:rsid w:val="00900EC9"/>
    <w:rsid w:val="009016C5"/>
    <w:rsid w:val="0090248B"/>
    <w:rsid w:val="00902692"/>
    <w:rsid w:val="00902C03"/>
    <w:rsid w:val="0090396A"/>
    <w:rsid w:val="00903D22"/>
    <w:rsid w:val="009044CF"/>
    <w:rsid w:val="00904677"/>
    <w:rsid w:val="00904ACC"/>
    <w:rsid w:val="00905A76"/>
    <w:rsid w:val="009060E6"/>
    <w:rsid w:val="00907141"/>
    <w:rsid w:val="009074C3"/>
    <w:rsid w:val="00907A81"/>
    <w:rsid w:val="009103B8"/>
    <w:rsid w:val="009103BB"/>
    <w:rsid w:val="00910FAD"/>
    <w:rsid w:val="00911274"/>
    <w:rsid w:val="009114E6"/>
    <w:rsid w:val="00911AEC"/>
    <w:rsid w:val="00911D01"/>
    <w:rsid w:val="00911D9A"/>
    <w:rsid w:val="00911FFB"/>
    <w:rsid w:val="00913010"/>
    <w:rsid w:val="009136C9"/>
    <w:rsid w:val="00914D16"/>
    <w:rsid w:val="0091562C"/>
    <w:rsid w:val="00916196"/>
    <w:rsid w:val="009167F6"/>
    <w:rsid w:val="00916817"/>
    <w:rsid w:val="00917A32"/>
    <w:rsid w:val="00917CAC"/>
    <w:rsid w:val="009207E6"/>
    <w:rsid w:val="00921445"/>
    <w:rsid w:val="00921FD7"/>
    <w:rsid w:val="0092255E"/>
    <w:rsid w:val="00922A91"/>
    <w:rsid w:val="00923D07"/>
    <w:rsid w:val="00924101"/>
    <w:rsid w:val="009241FB"/>
    <w:rsid w:val="00924D24"/>
    <w:rsid w:val="0092674D"/>
    <w:rsid w:val="00927136"/>
    <w:rsid w:val="00927533"/>
    <w:rsid w:val="00927E14"/>
    <w:rsid w:val="00930414"/>
    <w:rsid w:val="00930E1C"/>
    <w:rsid w:val="00931DF2"/>
    <w:rsid w:val="00931EAC"/>
    <w:rsid w:val="00933D9C"/>
    <w:rsid w:val="00934A8F"/>
    <w:rsid w:val="009351EA"/>
    <w:rsid w:val="009354D7"/>
    <w:rsid w:val="0093554B"/>
    <w:rsid w:val="00936130"/>
    <w:rsid w:val="00936239"/>
    <w:rsid w:val="00936306"/>
    <w:rsid w:val="0093774A"/>
    <w:rsid w:val="00937D43"/>
    <w:rsid w:val="009402FA"/>
    <w:rsid w:val="009412A3"/>
    <w:rsid w:val="00941A03"/>
    <w:rsid w:val="00942182"/>
    <w:rsid w:val="00942236"/>
    <w:rsid w:val="00942603"/>
    <w:rsid w:val="00942E50"/>
    <w:rsid w:val="009431CC"/>
    <w:rsid w:val="00944E16"/>
    <w:rsid w:val="00944F6D"/>
    <w:rsid w:val="0094525A"/>
    <w:rsid w:val="009465A3"/>
    <w:rsid w:val="009465F6"/>
    <w:rsid w:val="009501A9"/>
    <w:rsid w:val="009501B4"/>
    <w:rsid w:val="00950DB0"/>
    <w:rsid w:val="00950F50"/>
    <w:rsid w:val="0095111E"/>
    <w:rsid w:val="00951A5F"/>
    <w:rsid w:val="00951DAC"/>
    <w:rsid w:val="00952C99"/>
    <w:rsid w:val="00952FF8"/>
    <w:rsid w:val="009531A0"/>
    <w:rsid w:val="00953794"/>
    <w:rsid w:val="00953AB2"/>
    <w:rsid w:val="0095424F"/>
    <w:rsid w:val="009543E9"/>
    <w:rsid w:val="00954BE0"/>
    <w:rsid w:val="009553BB"/>
    <w:rsid w:val="00955A4D"/>
    <w:rsid w:val="009562C4"/>
    <w:rsid w:val="009567B3"/>
    <w:rsid w:val="009568D2"/>
    <w:rsid w:val="00957160"/>
    <w:rsid w:val="00957419"/>
    <w:rsid w:val="00957B66"/>
    <w:rsid w:val="00957E9F"/>
    <w:rsid w:val="009611AC"/>
    <w:rsid w:val="0096157D"/>
    <w:rsid w:val="00962C65"/>
    <w:rsid w:val="00963773"/>
    <w:rsid w:val="00963BB2"/>
    <w:rsid w:val="00965410"/>
    <w:rsid w:val="009657E0"/>
    <w:rsid w:val="00965E20"/>
    <w:rsid w:val="0096641D"/>
    <w:rsid w:val="00966EA9"/>
    <w:rsid w:val="00967814"/>
    <w:rsid w:val="00967EAC"/>
    <w:rsid w:val="009717C4"/>
    <w:rsid w:val="00971FBE"/>
    <w:rsid w:val="00972D92"/>
    <w:rsid w:val="00973014"/>
    <w:rsid w:val="00973107"/>
    <w:rsid w:val="009732D7"/>
    <w:rsid w:val="009736DC"/>
    <w:rsid w:val="00975FB0"/>
    <w:rsid w:val="009761E2"/>
    <w:rsid w:val="009766AA"/>
    <w:rsid w:val="00976D98"/>
    <w:rsid w:val="00980529"/>
    <w:rsid w:val="00980B9D"/>
    <w:rsid w:val="00980EB1"/>
    <w:rsid w:val="00980EDD"/>
    <w:rsid w:val="00981016"/>
    <w:rsid w:val="009812B9"/>
    <w:rsid w:val="00981D01"/>
    <w:rsid w:val="00982664"/>
    <w:rsid w:val="00982CFA"/>
    <w:rsid w:val="00983494"/>
    <w:rsid w:val="00983682"/>
    <w:rsid w:val="00983879"/>
    <w:rsid w:val="0098417D"/>
    <w:rsid w:val="00984AF0"/>
    <w:rsid w:val="00984EDF"/>
    <w:rsid w:val="00985017"/>
    <w:rsid w:val="0098507F"/>
    <w:rsid w:val="00985BFF"/>
    <w:rsid w:val="00986830"/>
    <w:rsid w:val="00986DFC"/>
    <w:rsid w:val="00987080"/>
    <w:rsid w:val="00987928"/>
    <w:rsid w:val="00990645"/>
    <w:rsid w:val="00991842"/>
    <w:rsid w:val="00991B46"/>
    <w:rsid w:val="00991EF4"/>
    <w:rsid w:val="009920BD"/>
    <w:rsid w:val="00992B01"/>
    <w:rsid w:val="009944EA"/>
    <w:rsid w:val="00994858"/>
    <w:rsid w:val="00994A98"/>
    <w:rsid w:val="00995C2A"/>
    <w:rsid w:val="0099645C"/>
    <w:rsid w:val="00996785"/>
    <w:rsid w:val="009967B9"/>
    <w:rsid w:val="00996A9B"/>
    <w:rsid w:val="00996D61"/>
    <w:rsid w:val="009971EA"/>
    <w:rsid w:val="00997495"/>
    <w:rsid w:val="00997855"/>
    <w:rsid w:val="009A0638"/>
    <w:rsid w:val="009A0DFD"/>
    <w:rsid w:val="009A1B47"/>
    <w:rsid w:val="009A1B9A"/>
    <w:rsid w:val="009A2786"/>
    <w:rsid w:val="009A2FDB"/>
    <w:rsid w:val="009A3717"/>
    <w:rsid w:val="009A4C11"/>
    <w:rsid w:val="009A4DCC"/>
    <w:rsid w:val="009A4F1E"/>
    <w:rsid w:val="009A505C"/>
    <w:rsid w:val="009A5501"/>
    <w:rsid w:val="009A56BC"/>
    <w:rsid w:val="009A5FD6"/>
    <w:rsid w:val="009A6A95"/>
    <w:rsid w:val="009A741B"/>
    <w:rsid w:val="009B070D"/>
    <w:rsid w:val="009B072B"/>
    <w:rsid w:val="009B094C"/>
    <w:rsid w:val="009B09B6"/>
    <w:rsid w:val="009B0A15"/>
    <w:rsid w:val="009B14C2"/>
    <w:rsid w:val="009B1D80"/>
    <w:rsid w:val="009B1FDC"/>
    <w:rsid w:val="009B213A"/>
    <w:rsid w:val="009B2188"/>
    <w:rsid w:val="009B2A7B"/>
    <w:rsid w:val="009B3419"/>
    <w:rsid w:val="009B3674"/>
    <w:rsid w:val="009B3826"/>
    <w:rsid w:val="009B3A57"/>
    <w:rsid w:val="009B438C"/>
    <w:rsid w:val="009B4D4C"/>
    <w:rsid w:val="009B5AD4"/>
    <w:rsid w:val="009B602C"/>
    <w:rsid w:val="009B60D5"/>
    <w:rsid w:val="009B61C2"/>
    <w:rsid w:val="009B61DF"/>
    <w:rsid w:val="009B6A57"/>
    <w:rsid w:val="009B78F6"/>
    <w:rsid w:val="009B7BA2"/>
    <w:rsid w:val="009C00DE"/>
    <w:rsid w:val="009C0C5F"/>
    <w:rsid w:val="009C192A"/>
    <w:rsid w:val="009C2626"/>
    <w:rsid w:val="009C2B64"/>
    <w:rsid w:val="009C3E91"/>
    <w:rsid w:val="009C51C0"/>
    <w:rsid w:val="009C530D"/>
    <w:rsid w:val="009C5589"/>
    <w:rsid w:val="009C5835"/>
    <w:rsid w:val="009C61A3"/>
    <w:rsid w:val="009C6547"/>
    <w:rsid w:val="009C70DA"/>
    <w:rsid w:val="009C7692"/>
    <w:rsid w:val="009C7950"/>
    <w:rsid w:val="009D01F9"/>
    <w:rsid w:val="009D02FF"/>
    <w:rsid w:val="009D04EA"/>
    <w:rsid w:val="009D0CA7"/>
    <w:rsid w:val="009D13B7"/>
    <w:rsid w:val="009D168A"/>
    <w:rsid w:val="009D229B"/>
    <w:rsid w:val="009D2342"/>
    <w:rsid w:val="009D238B"/>
    <w:rsid w:val="009D26DD"/>
    <w:rsid w:val="009D29A2"/>
    <w:rsid w:val="009D316B"/>
    <w:rsid w:val="009D3684"/>
    <w:rsid w:val="009D3926"/>
    <w:rsid w:val="009D4323"/>
    <w:rsid w:val="009D4F24"/>
    <w:rsid w:val="009D559E"/>
    <w:rsid w:val="009D59E1"/>
    <w:rsid w:val="009D6FE4"/>
    <w:rsid w:val="009D72D6"/>
    <w:rsid w:val="009E0B74"/>
    <w:rsid w:val="009E0FF6"/>
    <w:rsid w:val="009E13E0"/>
    <w:rsid w:val="009E17E2"/>
    <w:rsid w:val="009E1DA8"/>
    <w:rsid w:val="009E213F"/>
    <w:rsid w:val="009E2BA7"/>
    <w:rsid w:val="009E2DE5"/>
    <w:rsid w:val="009E2E6A"/>
    <w:rsid w:val="009E3277"/>
    <w:rsid w:val="009E3495"/>
    <w:rsid w:val="009E4735"/>
    <w:rsid w:val="009E52E7"/>
    <w:rsid w:val="009E549A"/>
    <w:rsid w:val="009E580D"/>
    <w:rsid w:val="009E64E4"/>
    <w:rsid w:val="009E653A"/>
    <w:rsid w:val="009E6DA4"/>
    <w:rsid w:val="009E6EA8"/>
    <w:rsid w:val="009E76F7"/>
    <w:rsid w:val="009E79A3"/>
    <w:rsid w:val="009F0D20"/>
    <w:rsid w:val="009F15E1"/>
    <w:rsid w:val="009F16B0"/>
    <w:rsid w:val="009F1E72"/>
    <w:rsid w:val="009F225A"/>
    <w:rsid w:val="009F2F6E"/>
    <w:rsid w:val="009F31B4"/>
    <w:rsid w:val="009F40AC"/>
    <w:rsid w:val="009F4392"/>
    <w:rsid w:val="009F539F"/>
    <w:rsid w:val="009F550B"/>
    <w:rsid w:val="009F58FB"/>
    <w:rsid w:val="009F5CA8"/>
    <w:rsid w:val="009F670A"/>
    <w:rsid w:val="009F6F81"/>
    <w:rsid w:val="009F77D2"/>
    <w:rsid w:val="00A006F1"/>
    <w:rsid w:val="00A00999"/>
    <w:rsid w:val="00A00DF6"/>
    <w:rsid w:val="00A00FCE"/>
    <w:rsid w:val="00A01856"/>
    <w:rsid w:val="00A026D3"/>
    <w:rsid w:val="00A02B71"/>
    <w:rsid w:val="00A03571"/>
    <w:rsid w:val="00A04430"/>
    <w:rsid w:val="00A0513B"/>
    <w:rsid w:val="00A0517C"/>
    <w:rsid w:val="00A0537D"/>
    <w:rsid w:val="00A064DF"/>
    <w:rsid w:val="00A06BD4"/>
    <w:rsid w:val="00A07076"/>
    <w:rsid w:val="00A07642"/>
    <w:rsid w:val="00A076EF"/>
    <w:rsid w:val="00A10482"/>
    <w:rsid w:val="00A10783"/>
    <w:rsid w:val="00A11836"/>
    <w:rsid w:val="00A118B7"/>
    <w:rsid w:val="00A11FA8"/>
    <w:rsid w:val="00A135D4"/>
    <w:rsid w:val="00A13FF5"/>
    <w:rsid w:val="00A1402B"/>
    <w:rsid w:val="00A14439"/>
    <w:rsid w:val="00A15A02"/>
    <w:rsid w:val="00A174AB"/>
    <w:rsid w:val="00A17714"/>
    <w:rsid w:val="00A20CB0"/>
    <w:rsid w:val="00A21A04"/>
    <w:rsid w:val="00A21E40"/>
    <w:rsid w:val="00A22430"/>
    <w:rsid w:val="00A225B2"/>
    <w:rsid w:val="00A22790"/>
    <w:rsid w:val="00A22AC9"/>
    <w:rsid w:val="00A22EF1"/>
    <w:rsid w:val="00A23C77"/>
    <w:rsid w:val="00A253F8"/>
    <w:rsid w:val="00A255DD"/>
    <w:rsid w:val="00A256FB"/>
    <w:rsid w:val="00A25E1B"/>
    <w:rsid w:val="00A30232"/>
    <w:rsid w:val="00A305D2"/>
    <w:rsid w:val="00A30BAA"/>
    <w:rsid w:val="00A3101C"/>
    <w:rsid w:val="00A3142D"/>
    <w:rsid w:val="00A31E31"/>
    <w:rsid w:val="00A323C0"/>
    <w:rsid w:val="00A344B0"/>
    <w:rsid w:val="00A34BFA"/>
    <w:rsid w:val="00A34CA0"/>
    <w:rsid w:val="00A35F25"/>
    <w:rsid w:val="00A36355"/>
    <w:rsid w:val="00A36951"/>
    <w:rsid w:val="00A37032"/>
    <w:rsid w:val="00A370E7"/>
    <w:rsid w:val="00A37580"/>
    <w:rsid w:val="00A376D0"/>
    <w:rsid w:val="00A37B38"/>
    <w:rsid w:val="00A37D7D"/>
    <w:rsid w:val="00A4001D"/>
    <w:rsid w:val="00A40236"/>
    <w:rsid w:val="00A4036C"/>
    <w:rsid w:val="00A4092D"/>
    <w:rsid w:val="00A42574"/>
    <w:rsid w:val="00A42EE4"/>
    <w:rsid w:val="00A431F4"/>
    <w:rsid w:val="00A43909"/>
    <w:rsid w:val="00A44BC3"/>
    <w:rsid w:val="00A44C42"/>
    <w:rsid w:val="00A45E18"/>
    <w:rsid w:val="00A47FA4"/>
    <w:rsid w:val="00A508A7"/>
    <w:rsid w:val="00A508AC"/>
    <w:rsid w:val="00A51CC5"/>
    <w:rsid w:val="00A5220D"/>
    <w:rsid w:val="00A52758"/>
    <w:rsid w:val="00A53105"/>
    <w:rsid w:val="00A53BB9"/>
    <w:rsid w:val="00A54C5A"/>
    <w:rsid w:val="00A54D04"/>
    <w:rsid w:val="00A54D3A"/>
    <w:rsid w:val="00A550C1"/>
    <w:rsid w:val="00A55F05"/>
    <w:rsid w:val="00A56048"/>
    <w:rsid w:val="00A56D8C"/>
    <w:rsid w:val="00A60F6F"/>
    <w:rsid w:val="00A610EC"/>
    <w:rsid w:val="00A61DD3"/>
    <w:rsid w:val="00A62142"/>
    <w:rsid w:val="00A62218"/>
    <w:rsid w:val="00A63563"/>
    <w:rsid w:val="00A638C1"/>
    <w:rsid w:val="00A638C8"/>
    <w:rsid w:val="00A6443C"/>
    <w:rsid w:val="00A64872"/>
    <w:rsid w:val="00A64B73"/>
    <w:rsid w:val="00A64F77"/>
    <w:rsid w:val="00A651D0"/>
    <w:rsid w:val="00A65D15"/>
    <w:rsid w:val="00A65D43"/>
    <w:rsid w:val="00A65EAE"/>
    <w:rsid w:val="00A666EE"/>
    <w:rsid w:val="00A667FA"/>
    <w:rsid w:val="00A66B2E"/>
    <w:rsid w:val="00A7132B"/>
    <w:rsid w:val="00A7188A"/>
    <w:rsid w:val="00A72BE9"/>
    <w:rsid w:val="00A7367E"/>
    <w:rsid w:val="00A73C67"/>
    <w:rsid w:val="00A761E0"/>
    <w:rsid w:val="00A762C2"/>
    <w:rsid w:val="00A76669"/>
    <w:rsid w:val="00A80DD7"/>
    <w:rsid w:val="00A812D4"/>
    <w:rsid w:val="00A812F1"/>
    <w:rsid w:val="00A821DF"/>
    <w:rsid w:val="00A82619"/>
    <w:rsid w:val="00A8265F"/>
    <w:rsid w:val="00A82D37"/>
    <w:rsid w:val="00A836FC"/>
    <w:rsid w:val="00A8418D"/>
    <w:rsid w:val="00A84875"/>
    <w:rsid w:val="00A84C93"/>
    <w:rsid w:val="00A8589B"/>
    <w:rsid w:val="00A85E27"/>
    <w:rsid w:val="00A85EF7"/>
    <w:rsid w:val="00A860E0"/>
    <w:rsid w:val="00A8653B"/>
    <w:rsid w:val="00A86A6A"/>
    <w:rsid w:val="00A86B9E"/>
    <w:rsid w:val="00A86CD5"/>
    <w:rsid w:val="00A875A6"/>
    <w:rsid w:val="00A87630"/>
    <w:rsid w:val="00A87AD6"/>
    <w:rsid w:val="00A901E6"/>
    <w:rsid w:val="00A90C10"/>
    <w:rsid w:val="00A91635"/>
    <w:rsid w:val="00A920EF"/>
    <w:rsid w:val="00A926E9"/>
    <w:rsid w:val="00A9302D"/>
    <w:rsid w:val="00A935C0"/>
    <w:rsid w:val="00A94510"/>
    <w:rsid w:val="00A947B7"/>
    <w:rsid w:val="00A95665"/>
    <w:rsid w:val="00A96D12"/>
    <w:rsid w:val="00A9E0B1"/>
    <w:rsid w:val="00AA0468"/>
    <w:rsid w:val="00AA0DFE"/>
    <w:rsid w:val="00AA103B"/>
    <w:rsid w:val="00AA1900"/>
    <w:rsid w:val="00AA1DE5"/>
    <w:rsid w:val="00AA1FCB"/>
    <w:rsid w:val="00AA22FF"/>
    <w:rsid w:val="00AA2BE7"/>
    <w:rsid w:val="00AA3490"/>
    <w:rsid w:val="00AA362B"/>
    <w:rsid w:val="00AA4F98"/>
    <w:rsid w:val="00AA63EF"/>
    <w:rsid w:val="00AA66EB"/>
    <w:rsid w:val="00AA6B74"/>
    <w:rsid w:val="00AA6C2D"/>
    <w:rsid w:val="00AA70B6"/>
    <w:rsid w:val="00AA7555"/>
    <w:rsid w:val="00AA782B"/>
    <w:rsid w:val="00AB0150"/>
    <w:rsid w:val="00AB0534"/>
    <w:rsid w:val="00AB0F5A"/>
    <w:rsid w:val="00AB1081"/>
    <w:rsid w:val="00AB2780"/>
    <w:rsid w:val="00AB316B"/>
    <w:rsid w:val="00AB3522"/>
    <w:rsid w:val="00AB3BA9"/>
    <w:rsid w:val="00AB3EE1"/>
    <w:rsid w:val="00AB3FA0"/>
    <w:rsid w:val="00AB4348"/>
    <w:rsid w:val="00AB4791"/>
    <w:rsid w:val="00AB47B3"/>
    <w:rsid w:val="00AB47D0"/>
    <w:rsid w:val="00AB59AC"/>
    <w:rsid w:val="00AB6590"/>
    <w:rsid w:val="00AC01B0"/>
    <w:rsid w:val="00AC0CF1"/>
    <w:rsid w:val="00AC18C0"/>
    <w:rsid w:val="00AC200B"/>
    <w:rsid w:val="00AC2851"/>
    <w:rsid w:val="00AC2A3E"/>
    <w:rsid w:val="00AC34F4"/>
    <w:rsid w:val="00AC396E"/>
    <w:rsid w:val="00AC42F8"/>
    <w:rsid w:val="00AC440C"/>
    <w:rsid w:val="00AC4D47"/>
    <w:rsid w:val="00AC5516"/>
    <w:rsid w:val="00AC5AEE"/>
    <w:rsid w:val="00AC6174"/>
    <w:rsid w:val="00AC6C8E"/>
    <w:rsid w:val="00AC794F"/>
    <w:rsid w:val="00AC7E31"/>
    <w:rsid w:val="00AD057E"/>
    <w:rsid w:val="00AD0C23"/>
    <w:rsid w:val="00AD1781"/>
    <w:rsid w:val="00AD1FAD"/>
    <w:rsid w:val="00AD2857"/>
    <w:rsid w:val="00AD3995"/>
    <w:rsid w:val="00AD495B"/>
    <w:rsid w:val="00AD52EE"/>
    <w:rsid w:val="00AD6473"/>
    <w:rsid w:val="00AD6503"/>
    <w:rsid w:val="00AD65C3"/>
    <w:rsid w:val="00AD6AF4"/>
    <w:rsid w:val="00AD7382"/>
    <w:rsid w:val="00AD7CBA"/>
    <w:rsid w:val="00AE04A8"/>
    <w:rsid w:val="00AE1985"/>
    <w:rsid w:val="00AE1B93"/>
    <w:rsid w:val="00AE2164"/>
    <w:rsid w:val="00AE242D"/>
    <w:rsid w:val="00AE28AF"/>
    <w:rsid w:val="00AE2F94"/>
    <w:rsid w:val="00AE324A"/>
    <w:rsid w:val="00AE3418"/>
    <w:rsid w:val="00AE38E6"/>
    <w:rsid w:val="00AE4344"/>
    <w:rsid w:val="00AE4432"/>
    <w:rsid w:val="00AE455D"/>
    <w:rsid w:val="00AE45EF"/>
    <w:rsid w:val="00AE477C"/>
    <w:rsid w:val="00AE4C4C"/>
    <w:rsid w:val="00AE595B"/>
    <w:rsid w:val="00AE5A04"/>
    <w:rsid w:val="00AE69F7"/>
    <w:rsid w:val="00AE6D17"/>
    <w:rsid w:val="00AE7552"/>
    <w:rsid w:val="00AE7755"/>
    <w:rsid w:val="00AF0B3A"/>
    <w:rsid w:val="00AF0DEA"/>
    <w:rsid w:val="00AF0F1C"/>
    <w:rsid w:val="00AF1725"/>
    <w:rsid w:val="00AF21D6"/>
    <w:rsid w:val="00AF22FC"/>
    <w:rsid w:val="00AF2609"/>
    <w:rsid w:val="00AF27F0"/>
    <w:rsid w:val="00AF33FF"/>
    <w:rsid w:val="00AF3866"/>
    <w:rsid w:val="00AF3869"/>
    <w:rsid w:val="00AF4EFD"/>
    <w:rsid w:val="00AF563B"/>
    <w:rsid w:val="00AF5BF4"/>
    <w:rsid w:val="00AF5EEC"/>
    <w:rsid w:val="00AF6338"/>
    <w:rsid w:val="00AF65CE"/>
    <w:rsid w:val="00AF7766"/>
    <w:rsid w:val="00B00892"/>
    <w:rsid w:val="00B00AD2"/>
    <w:rsid w:val="00B00E76"/>
    <w:rsid w:val="00B01571"/>
    <w:rsid w:val="00B017A3"/>
    <w:rsid w:val="00B01B56"/>
    <w:rsid w:val="00B01BF4"/>
    <w:rsid w:val="00B02AF3"/>
    <w:rsid w:val="00B032AC"/>
    <w:rsid w:val="00B03935"/>
    <w:rsid w:val="00B03B2F"/>
    <w:rsid w:val="00B03CBC"/>
    <w:rsid w:val="00B06010"/>
    <w:rsid w:val="00B06414"/>
    <w:rsid w:val="00B06624"/>
    <w:rsid w:val="00B06652"/>
    <w:rsid w:val="00B06944"/>
    <w:rsid w:val="00B07052"/>
    <w:rsid w:val="00B07107"/>
    <w:rsid w:val="00B071CF"/>
    <w:rsid w:val="00B075FF"/>
    <w:rsid w:val="00B10577"/>
    <w:rsid w:val="00B10C1F"/>
    <w:rsid w:val="00B11908"/>
    <w:rsid w:val="00B11BC8"/>
    <w:rsid w:val="00B12733"/>
    <w:rsid w:val="00B12CE0"/>
    <w:rsid w:val="00B12D79"/>
    <w:rsid w:val="00B138CE"/>
    <w:rsid w:val="00B1496E"/>
    <w:rsid w:val="00B14FCE"/>
    <w:rsid w:val="00B1501D"/>
    <w:rsid w:val="00B15044"/>
    <w:rsid w:val="00B15EA6"/>
    <w:rsid w:val="00B16867"/>
    <w:rsid w:val="00B17701"/>
    <w:rsid w:val="00B178E2"/>
    <w:rsid w:val="00B1798D"/>
    <w:rsid w:val="00B17EC1"/>
    <w:rsid w:val="00B2147D"/>
    <w:rsid w:val="00B222C8"/>
    <w:rsid w:val="00B22868"/>
    <w:rsid w:val="00B22A1B"/>
    <w:rsid w:val="00B232ED"/>
    <w:rsid w:val="00B234B5"/>
    <w:rsid w:val="00B23C94"/>
    <w:rsid w:val="00B242C0"/>
    <w:rsid w:val="00B24677"/>
    <w:rsid w:val="00B24D38"/>
    <w:rsid w:val="00B25752"/>
    <w:rsid w:val="00B27580"/>
    <w:rsid w:val="00B27B0A"/>
    <w:rsid w:val="00B27C6E"/>
    <w:rsid w:val="00B304A8"/>
    <w:rsid w:val="00B30A1B"/>
    <w:rsid w:val="00B30E3B"/>
    <w:rsid w:val="00B31298"/>
    <w:rsid w:val="00B312DB"/>
    <w:rsid w:val="00B31C4D"/>
    <w:rsid w:val="00B31D2C"/>
    <w:rsid w:val="00B31D8F"/>
    <w:rsid w:val="00B32924"/>
    <w:rsid w:val="00B32C87"/>
    <w:rsid w:val="00B33444"/>
    <w:rsid w:val="00B3386F"/>
    <w:rsid w:val="00B33B73"/>
    <w:rsid w:val="00B35D90"/>
    <w:rsid w:val="00B3618E"/>
    <w:rsid w:val="00B3629D"/>
    <w:rsid w:val="00B36DF4"/>
    <w:rsid w:val="00B37275"/>
    <w:rsid w:val="00B375BD"/>
    <w:rsid w:val="00B378DB"/>
    <w:rsid w:val="00B4098A"/>
    <w:rsid w:val="00B40DF9"/>
    <w:rsid w:val="00B4142F"/>
    <w:rsid w:val="00B41BE1"/>
    <w:rsid w:val="00B425EA"/>
    <w:rsid w:val="00B439F7"/>
    <w:rsid w:val="00B43BA3"/>
    <w:rsid w:val="00B43BA5"/>
    <w:rsid w:val="00B449A4"/>
    <w:rsid w:val="00B44B78"/>
    <w:rsid w:val="00B46159"/>
    <w:rsid w:val="00B465BA"/>
    <w:rsid w:val="00B4761F"/>
    <w:rsid w:val="00B50586"/>
    <w:rsid w:val="00B527A1"/>
    <w:rsid w:val="00B536BD"/>
    <w:rsid w:val="00B539AA"/>
    <w:rsid w:val="00B53AB9"/>
    <w:rsid w:val="00B53D02"/>
    <w:rsid w:val="00B54A5F"/>
    <w:rsid w:val="00B56A75"/>
    <w:rsid w:val="00B5776F"/>
    <w:rsid w:val="00B5DB04"/>
    <w:rsid w:val="00B61918"/>
    <w:rsid w:val="00B619F8"/>
    <w:rsid w:val="00B629F8"/>
    <w:rsid w:val="00B62D76"/>
    <w:rsid w:val="00B635BC"/>
    <w:rsid w:val="00B63B85"/>
    <w:rsid w:val="00B63FC2"/>
    <w:rsid w:val="00B643B7"/>
    <w:rsid w:val="00B64D39"/>
    <w:rsid w:val="00B66B0E"/>
    <w:rsid w:val="00B66EFB"/>
    <w:rsid w:val="00B67BEA"/>
    <w:rsid w:val="00B701EC"/>
    <w:rsid w:val="00B7092F"/>
    <w:rsid w:val="00B717C4"/>
    <w:rsid w:val="00B7216A"/>
    <w:rsid w:val="00B72B1B"/>
    <w:rsid w:val="00B73088"/>
    <w:rsid w:val="00B7480B"/>
    <w:rsid w:val="00B74E1C"/>
    <w:rsid w:val="00B74E69"/>
    <w:rsid w:val="00B7515A"/>
    <w:rsid w:val="00B75E8D"/>
    <w:rsid w:val="00B75EA7"/>
    <w:rsid w:val="00B7606F"/>
    <w:rsid w:val="00B7649D"/>
    <w:rsid w:val="00B769F4"/>
    <w:rsid w:val="00B7771A"/>
    <w:rsid w:val="00B77755"/>
    <w:rsid w:val="00B77861"/>
    <w:rsid w:val="00B77D8F"/>
    <w:rsid w:val="00B8150A"/>
    <w:rsid w:val="00B81A0A"/>
    <w:rsid w:val="00B822E7"/>
    <w:rsid w:val="00B826BD"/>
    <w:rsid w:val="00B82A43"/>
    <w:rsid w:val="00B832C0"/>
    <w:rsid w:val="00B841EA"/>
    <w:rsid w:val="00B84643"/>
    <w:rsid w:val="00B851D5"/>
    <w:rsid w:val="00B85232"/>
    <w:rsid w:val="00B85B88"/>
    <w:rsid w:val="00B86EB8"/>
    <w:rsid w:val="00B86F68"/>
    <w:rsid w:val="00B90E7D"/>
    <w:rsid w:val="00B913CB"/>
    <w:rsid w:val="00B91490"/>
    <w:rsid w:val="00B93066"/>
    <w:rsid w:val="00B93338"/>
    <w:rsid w:val="00B941BB"/>
    <w:rsid w:val="00B95B6F"/>
    <w:rsid w:val="00B95C4A"/>
    <w:rsid w:val="00B962A9"/>
    <w:rsid w:val="00B96660"/>
    <w:rsid w:val="00B96A0F"/>
    <w:rsid w:val="00B96D4F"/>
    <w:rsid w:val="00B970E3"/>
    <w:rsid w:val="00B97D66"/>
    <w:rsid w:val="00BA06D4"/>
    <w:rsid w:val="00BA1838"/>
    <w:rsid w:val="00BA187E"/>
    <w:rsid w:val="00BA2350"/>
    <w:rsid w:val="00BA38C8"/>
    <w:rsid w:val="00BA3A52"/>
    <w:rsid w:val="00BA3B7E"/>
    <w:rsid w:val="00BA400E"/>
    <w:rsid w:val="00BA4331"/>
    <w:rsid w:val="00BA43A8"/>
    <w:rsid w:val="00BA4546"/>
    <w:rsid w:val="00BA4A0C"/>
    <w:rsid w:val="00BA592B"/>
    <w:rsid w:val="00BA60AD"/>
    <w:rsid w:val="00BA6D4E"/>
    <w:rsid w:val="00BA74DF"/>
    <w:rsid w:val="00BA7750"/>
    <w:rsid w:val="00BA7862"/>
    <w:rsid w:val="00BB0156"/>
    <w:rsid w:val="00BB15A2"/>
    <w:rsid w:val="00BB183C"/>
    <w:rsid w:val="00BB2831"/>
    <w:rsid w:val="00BB2EA2"/>
    <w:rsid w:val="00BB38D5"/>
    <w:rsid w:val="00BB4064"/>
    <w:rsid w:val="00BB4F72"/>
    <w:rsid w:val="00BB60F8"/>
    <w:rsid w:val="00BB645F"/>
    <w:rsid w:val="00BB6514"/>
    <w:rsid w:val="00BB6704"/>
    <w:rsid w:val="00BB67CF"/>
    <w:rsid w:val="00BB72AC"/>
    <w:rsid w:val="00BB7E1C"/>
    <w:rsid w:val="00BC01B9"/>
    <w:rsid w:val="00BC08D6"/>
    <w:rsid w:val="00BC0E73"/>
    <w:rsid w:val="00BC0F9B"/>
    <w:rsid w:val="00BC16E9"/>
    <w:rsid w:val="00BC2442"/>
    <w:rsid w:val="00BC253B"/>
    <w:rsid w:val="00BC29C3"/>
    <w:rsid w:val="00BC2BE5"/>
    <w:rsid w:val="00BC2F17"/>
    <w:rsid w:val="00BC3011"/>
    <w:rsid w:val="00BC3569"/>
    <w:rsid w:val="00BC3EFD"/>
    <w:rsid w:val="00BC43D5"/>
    <w:rsid w:val="00BC4C29"/>
    <w:rsid w:val="00BC5564"/>
    <w:rsid w:val="00BC5BFD"/>
    <w:rsid w:val="00BC656C"/>
    <w:rsid w:val="00BC6C12"/>
    <w:rsid w:val="00BC7956"/>
    <w:rsid w:val="00BC7B8D"/>
    <w:rsid w:val="00BD079F"/>
    <w:rsid w:val="00BD0C76"/>
    <w:rsid w:val="00BD0DEB"/>
    <w:rsid w:val="00BD1D45"/>
    <w:rsid w:val="00BD30F8"/>
    <w:rsid w:val="00BD35DD"/>
    <w:rsid w:val="00BD4782"/>
    <w:rsid w:val="00BD4C13"/>
    <w:rsid w:val="00BD557D"/>
    <w:rsid w:val="00BD61E8"/>
    <w:rsid w:val="00BD66F6"/>
    <w:rsid w:val="00BD6F9C"/>
    <w:rsid w:val="00BD75B2"/>
    <w:rsid w:val="00BD776B"/>
    <w:rsid w:val="00BE0439"/>
    <w:rsid w:val="00BE119E"/>
    <w:rsid w:val="00BE19DF"/>
    <w:rsid w:val="00BE22B5"/>
    <w:rsid w:val="00BE2DC8"/>
    <w:rsid w:val="00BE35FE"/>
    <w:rsid w:val="00BE3ED8"/>
    <w:rsid w:val="00BE59B5"/>
    <w:rsid w:val="00BE5C62"/>
    <w:rsid w:val="00BE76B3"/>
    <w:rsid w:val="00BE7F48"/>
    <w:rsid w:val="00BF0CCD"/>
    <w:rsid w:val="00BF0DC4"/>
    <w:rsid w:val="00BF128F"/>
    <w:rsid w:val="00BF16E9"/>
    <w:rsid w:val="00BF195F"/>
    <w:rsid w:val="00BF19BC"/>
    <w:rsid w:val="00BF1E6C"/>
    <w:rsid w:val="00BF26EC"/>
    <w:rsid w:val="00BF29CE"/>
    <w:rsid w:val="00BF30D4"/>
    <w:rsid w:val="00BF45AE"/>
    <w:rsid w:val="00BF5325"/>
    <w:rsid w:val="00BF6879"/>
    <w:rsid w:val="00C012AA"/>
    <w:rsid w:val="00C02119"/>
    <w:rsid w:val="00C021DA"/>
    <w:rsid w:val="00C02A99"/>
    <w:rsid w:val="00C02F53"/>
    <w:rsid w:val="00C02FCD"/>
    <w:rsid w:val="00C03401"/>
    <w:rsid w:val="00C0395E"/>
    <w:rsid w:val="00C0586B"/>
    <w:rsid w:val="00C05AEA"/>
    <w:rsid w:val="00C06CC5"/>
    <w:rsid w:val="00C0769F"/>
    <w:rsid w:val="00C07E25"/>
    <w:rsid w:val="00C1144B"/>
    <w:rsid w:val="00C1279F"/>
    <w:rsid w:val="00C129BC"/>
    <w:rsid w:val="00C12D4D"/>
    <w:rsid w:val="00C136CD"/>
    <w:rsid w:val="00C14415"/>
    <w:rsid w:val="00C149AA"/>
    <w:rsid w:val="00C15B57"/>
    <w:rsid w:val="00C15D4E"/>
    <w:rsid w:val="00C15EAA"/>
    <w:rsid w:val="00C16ADE"/>
    <w:rsid w:val="00C202F5"/>
    <w:rsid w:val="00C20E00"/>
    <w:rsid w:val="00C21A30"/>
    <w:rsid w:val="00C21B49"/>
    <w:rsid w:val="00C223A8"/>
    <w:rsid w:val="00C22D0F"/>
    <w:rsid w:val="00C233F1"/>
    <w:rsid w:val="00C23A9C"/>
    <w:rsid w:val="00C240F2"/>
    <w:rsid w:val="00C24CB8"/>
    <w:rsid w:val="00C25764"/>
    <w:rsid w:val="00C25835"/>
    <w:rsid w:val="00C25C55"/>
    <w:rsid w:val="00C276F1"/>
    <w:rsid w:val="00C30D82"/>
    <w:rsid w:val="00C30E51"/>
    <w:rsid w:val="00C31590"/>
    <w:rsid w:val="00C31EBC"/>
    <w:rsid w:val="00C320D8"/>
    <w:rsid w:val="00C33745"/>
    <w:rsid w:val="00C33F39"/>
    <w:rsid w:val="00C34341"/>
    <w:rsid w:val="00C34625"/>
    <w:rsid w:val="00C3465E"/>
    <w:rsid w:val="00C34EBE"/>
    <w:rsid w:val="00C35E57"/>
    <w:rsid w:val="00C3692E"/>
    <w:rsid w:val="00C36EAB"/>
    <w:rsid w:val="00C376D7"/>
    <w:rsid w:val="00C3780C"/>
    <w:rsid w:val="00C37B77"/>
    <w:rsid w:val="00C37BD9"/>
    <w:rsid w:val="00C401B8"/>
    <w:rsid w:val="00C402AB"/>
    <w:rsid w:val="00C420A2"/>
    <w:rsid w:val="00C4311D"/>
    <w:rsid w:val="00C431E3"/>
    <w:rsid w:val="00C43CB1"/>
    <w:rsid w:val="00C43F07"/>
    <w:rsid w:val="00C44F05"/>
    <w:rsid w:val="00C4552E"/>
    <w:rsid w:val="00C45ABF"/>
    <w:rsid w:val="00C46677"/>
    <w:rsid w:val="00C4706E"/>
    <w:rsid w:val="00C50237"/>
    <w:rsid w:val="00C50CA7"/>
    <w:rsid w:val="00C50EA7"/>
    <w:rsid w:val="00C5204C"/>
    <w:rsid w:val="00C526A6"/>
    <w:rsid w:val="00C52818"/>
    <w:rsid w:val="00C529FA"/>
    <w:rsid w:val="00C52FE8"/>
    <w:rsid w:val="00C53691"/>
    <w:rsid w:val="00C53BF6"/>
    <w:rsid w:val="00C547DC"/>
    <w:rsid w:val="00C54C83"/>
    <w:rsid w:val="00C54D69"/>
    <w:rsid w:val="00C55095"/>
    <w:rsid w:val="00C5541F"/>
    <w:rsid w:val="00C5641E"/>
    <w:rsid w:val="00C579B8"/>
    <w:rsid w:val="00C57BB8"/>
    <w:rsid w:val="00C61F8B"/>
    <w:rsid w:val="00C620F1"/>
    <w:rsid w:val="00C63630"/>
    <w:rsid w:val="00C63650"/>
    <w:rsid w:val="00C63D6E"/>
    <w:rsid w:val="00C6417E"/>
    <w:rsid w:val="00C6474F"/>
    <w:rsid w:val="00C6541F"/>
    <w:rsid w:val="00C65AEF"/>
    <w:rsid w:val="00C65CEA"/>
    <w:rsid w:val="00C660DE"/>
    <w:rsid w:val="00C662B4"/>
    <w:rsid w:val="00C66CF3"/>
    <w:rsid w:val="00C67358"/>
    <w:rsid w:val="00C709EF"/>
    <w:rsid w:val="00C7212E"/>
    <w:rsid w:val="00C72E3C"/>
    <w:rsid w:val="00C733CD"/>
    <w:rsid w:val="00C73FAF"/>
    <w:rsid w:val="00C7453F"/>
    <w:rsid w:val="00C74C1C"/>
    <w:rsid w:val="00C74F7E"/>
    <w:rsid w:val="00C752C4"/>
    <w:rsid w:val="00C75675"/>
    <w:rsid w:val="00C7586A"/>
    <w:rsid w:val="00C774CB"/>
    <w:rsid w:val="00C7794E"/>
    <w:rsid w:val="00C77A01"/>
    <w:rsid w:val="00C77F5B"/>
    <w:rsid w:val="00C80061"/>
    <w:rsid w:val="00C80B1A"/>
    <w:rsid w:val="00C80B99"/>
    <w:rsid w:val="00C80CE0"/>
    <w:rsid w:val="00C81B34"/>
    <w:rsid w:val="00C825E5"/>
    <w:rsid w:val="00C83835"/>
    <w:rsid w:val="00C8389F"/>
    <w:rsid w:val="00C83DC7"/>
    <w:rsid w:val="00C84203"/>
    <w:rsid w:val="00C84E65"/>
    <w:rsid w:val="00C85409"/>
    <w:rsid w:val="00C858CB"/>
    <w:rsid w:val="00C85C1F"/>
    <w:rsid w:val="00C85CEA"/>
    <w:rsid w:val="00C85EDF"/>
    <w:rsid w:val="00C86279"/>
    <w:rsid w:val="00C87BC3"/>
    <w:rsid w:val="00C90E3B"/>
    <w:rsid w:val="00C910BA"/>
    <w:rsid w:val="00C91502"/>
    <w:rsid w:val="00C919E2"/>
    <w:rsid w:val="00C92753"/>
    <w:rsid w:val="00C9337F"/>
    <w:rsid w:val="00C93638"/>
    <w:rsid w:val="00C93EF4"/>
    <w:rsid w:val="00C9420E"/>
    <w:rsid w:val="00C9426B"/>
    <w:rsid w:val="00C94424"/>
    <w:rsid w:val="00C95FB5"/>
    <w:rsid w:val="00C96459"/>
    <w:rsid w:val="00C97094"/>
    <w:rsid w:val="00C9765B"/>
    <w:rsid w:val="00C97AED"/>
    <w:rsid w:val="00CA02C1"/>
    <w:rsid w:val="00CA0A0C"/>
    <w:rsid w:val="00CA1C49"/>
    <w:rsid w:val="00CA2759"/>
    <w:rsid w:val="00CA2A4A"/>
    <w:rsid w:val="00CA2C8C"/>
    <w:rsid w:val="00CA2E1C"/>
    <w:rsid w:val="00CA3A36"/>
    <w:rsid w:val="00CA3D9F"/>
    <w:rsid w:val="00CA5CCF"/>
    <w:rsid w:val="00CA6570"/>
    <w:rsid w:val="00CA6F93"/>
    <w:rsid w:val="00CA7234"/>
    <w:rsid w:val="00CA743D"/>
    <w:rsid w:val="00CA7D49"/>
    <w:rsid w:val="00CB0CA9"/>
    <w:rsid w:val="00CB10C6"/>
    <w:rsid w:val="00CB155D"/>
    <w:rsid w:val="00CB1CD6"/>
    <w:rsid w:val="00CB1D09"/>
    <w:rsid w:val="00CB252F"/>
    <w:rsid w:val="00CB3023"/>
    <w:rsid w:val="00CB3B73"/>
    <w:rsid w:val="00CB4172"/>
    <w:rsid w:val="00CB4903"/>
    <w:rsid w:val="00CB4F5D"/>
    <w:rsid w:val="00CB5390"/>
    <w:rsid w:val="00CB5391"/>
    <w:rsid w:val="00CB5FFF"/>
    <w:rsid w:val="00CB6A05"/>
    <w:rsid w:val="00CB73D1"/>
    <w:rsid w:val="00CB7DAE"/>
    <w:rsid w:val="00CC09CE"/>
    <w:rsid w:val="00CC0D87"/>
    <w:rsid w:val="00CC14DF"/>
    <w:rsid w:val="00CC19BE"/>
    <w:rsid w:val="00CC1B6A"/>
    <w:rsid w:val="00CC1CB3"/>
    <w:rsid w:val="00CC21E8"/>
    <w:rsid w:val="00CC2D1A"/>
    <w:rsid w:val="00CC31DD"/>
    <w:rsid w:val="00CC3224"/>
    <w:rsid w:val="00CC33A4"/>
    <w:rsid w:val="00CC4B8E"/>
    <w:rsid w:val="00CC5021"/>
    <w:rsid w:val="00CC524B"/>
    <w:rsid w:val="00CC53B5"/>
    <w:rsid w:val="00CC5D7E"/>
    <w:rsid w:val="00CC61AB"/>
    <w:rsid w:val="00CC6DF2"/>
    <w:rsid w:val="00CC7893"/>
    <w:rsid w:val="00CC7C1E"/>
    <w:rsid w:val="00CD0715"/>
    <w:rsid w:val="00CD1C4D"/>
    <w:rsid w:val="00CD2A3F"/>
    <w:rsid w:val="00CD3CCF"/>
    <w:rsid w:val="00CD45DD"/>
    <w:rsid w:val="00CD483C"/>
    <w:rsid w:val="00CD5020"/>
    <w:rsid w:val="00CD5A97"/>
    <w:rsid w:val="00CD6E8F"/>
    <w:rsid w:val="00CD7061"/>
    <w:rsid w:val="00CE0180"/>
    <w:rsid w:val="00CE0453"/>
    <w:rsid w:val="00CE1644"/>
    <w:rsid w:val="00CE1DF8"/>
    <w:rsid w:val="00CE1E34"/>
    <w:rsid w:val="00CE329E"/>
    <w:rsid w:val="00CE365D"/>
    <w:rsid w:val="00CE4366"/>
    <w:rsid w:val="00CE4B17"/>
    <w:rsid w:val="00CE4DF1"/>
    <w:rsid w:val="00CE5A9E"/>
    <w:rsid w:val="00CE6BB4"/>
    <w:rsid w:val="00CE734E"/>
    <w:rsid w:val="00CF1D67"/>
    <w:rsid w:val="00CF216F"/>
    <w:rsid w:val="00CF21B4"/>
    <w:rsid w:val="00CF2380"/>
    <w:rsid w:val="00CF26CF"/>
    <w:rsid w:val="00CF3337"/>
    <w:rsid w:val="00CF3B72"/>
    <w:rsid w:val="00CF4CF1"/>
    <w:rsid w:val="00CF4D99"/>
    <w:rsid w:val="00CF58B3"/>
    <w:rsid w:val="00CF6564"/>
    <w:rsid w:val="00CF6AFD"/>
    <w:rsid w:val="00CF7502"/>
    <w:rsid w:val="00CF7A61"/>
    <w:rsid w:val="00D0044D"/>
    <w:rsid w:val="00D00731"/>
    <w:rsid w:val="00D00769"/>
    <w:rsid w:val="00D011AC"/>
    <w:rsid w:val="00D0128F"/>
    <w:rsid w:val="00D017D7"/>
    <w:rsid w:val="00D01D86"/>
    <w:rsid w:val="00D022E6"/>
    <w:rsid w:val="00D02466"/>
    <w:rsid w:val="00D02950"/>
    <w:rsid w:val="00D03AD3"/>
    <w:rsid w:val="00D03C15"/>
    <w:rsid w:val="00D04039"/>
    <w:rsid w:val="00D05A6F"/>
    <w:rsid w:val="00D05E1A"/>
    <w:rsid w:val="00D05FF5"/>
    <w:rsid w:val="00D06299"/>
    <w:rsid w:val="00D066FC"/>
    <w:rsid w:val="00D07A29"/>
    <w:rsid w:val="00D10F84"/>
    <w:rsid w:val="00D11EE5"/>
    <w:rsid w:val="00D128CF"/>
    <w:rsid w:val="00D13D51"/>
    <w:rsid w:val="00D1486A"/>
    <w:rsid w:val="00D14973"/>
    <w:rsid w:val="00D15F3F"/>
    <w:rsid w:val="00D160A1"/>
    <w:rsid w:val="00D16292"/>
    <w:rsid w:val="00D1673D"/>
    <w:rsid w:val="00D16AF8"/>
    <w:rsid w:val="00D17D5D"/>
    <w:rsid w:val="00D17E3F"/>
    <w:rsid w:val="00D20964"/>
    <w:rsid w:val="00D20BFE"/>
    <w:rsid w:val="00D20C1D"/>
    <w:rsid w:val="00D22021"/>
    <w:rsid w:val="00D22473"/>
    <w:rsid w:val="00D225C1"/>
    <w:rsid w:val="00D2312E"/>
    <w:rsid w:val="00D2371A"/>
    <w:rsid w:val="00D24014"/>
    <w:rsid w:val="00D24237"/>
    <w:rsid w:val="00D243F5"/>
    <w:rsid w:val="00D24C0E"/>
    <w:rsid w:val="00D25070"/>
    <w:rsid w:val="00D254C4"/>
    <w:rsid w:val="00D2577A"/>
    <w:rsid w:val="00D261E5"/>
    <w:rsid w:val="00D265B3"/>
    <w:rsid w:val="00D269F7"/>
    <w:rsid w:val="00D276EE"/>
    <w:rsid w:val="00D27CD9"/>
    <w:rsid w:val="00D301B7"/>
    <w:rsid w:val="00D30BD0"/>
    <w:rsid w:val="00D30D55"/>
    <w:rsid w:val="00D3112B"/>
    <w:rsid w:val="00D3198E"/>
    <w:rsid w:val="00D31D5C"/>
    <w:rsid w:val="00D31D7B"/>
    <w:rsid w:val="00D32B93"/>
    <w:rsid w:val="00D34EB1"/>
    <w:rsid w:val="00D35E74"/>
    <w:rsid w:val="00D3628C"/>
    <w:rsid w:val="00D36A0B"/>
    <w:rsid w:val="00D36CED"/>
    <w:rsid w:val="00D405E5"/>
    <w:rsid w:val="00D4093D"/>
    <w:rsid w:val="00D40E5A"/>
    <w:rsid w:val="00D42CBC"/>
    <w:rsid w:val="00D42DB6"/>
    <w:rsid w:val="00D439D0"/>
    <w:rsid w:val="00D43ACE"/>
    <w:rsid w:val="00D43BE6"/>
    <w:rsid w:val="00D43C40"/>
    <w:rsid w:val="00D43F25"/>
    <w:rsid w:val="00D4419C"/>
    <w:rsid w:val="00D4486E"/>
    <w:rsid w:val="00D44BE7"/>
    <w:rsid w:val="00D44FCC"/>
    <w:rsid w:val="00D45077"/>
    <w:rsid w:val="00D46146"/>
    <w:rsid w:val="00D46B61"/>
    <w:rsid w:val="00D46C26"/>
    <w:rsid w:val="00D4746D"/>
    <w:rsid w:val="00D47493"/>
    <w:rsid w:val="00D474FD"/>
    <w:rsid w:val="00D50414"/>
    <w:rsid w:val="00D51217"/>
    <w:rsid w:val="00D513B7"/>
    <w:rsid w:val="00D53D28"/>
    <w:rsid w:val="00D54FD5"/>
    <w:rsid w:val="00D5518D"/>
    <w:rsid w:val="00D551AF"/>
    <w:rsid w:val="00D5521C"/>
    <w:rsid w:val="00D5595F"/>
    <w:rsid w:val="00D60A94"/>
    <w:rsid w:val="00D614EA"/>
    <w:rsid w:val="00D61657"/>
    <w:rsid w:val="00D620E7"/>
    <w:rsid w:val="00D6285C"/>
    <w:rsid w:val="00D629A4"/>
    <w:rsid w:val="00D62DC2"/>
    <w:rsid w:val="00D632DB"/>
    <w:rsid w:val="00D63721"/>
    <w:rsid w:val="00D63779"/>
    <w:rsid w:val="00D63D04"/>
    <w:rsid w:val="00D63DC8"/>
    <w:rsid w:val="00D64601"/>
    <w:rsid w:val="00D64CCE"/>
    <w:rsid w:val="00D651E5"/>
    <w:rsid w:val="00D6550F"/>
    <w:rsid w:val="00D657FB"/>
    <w:rsid w:val="00D673DC"/>
    <w:rsid w:val="00D673EF"/>
    <w:rsid w:val="00D675FE"/>
    <w:rsid w:val="00D7083D"/>
    <w:rsid w:val="00D70A1C"/>
    <w:rsid w:val="00D71CFB"/>
    <w:rsid w:val="00D71ECD"/>
    <w:rsid w:val="00D72AE6"/>
    <w:rsid w:val="00D72E98"/>
    <w:rsid w:val="00D74C85"/>
    <w:rsid w:val="00D74F8E"/>
    <w:rsid w:val="00D75B74"/>
    <w:rsid w:val="00D7603E"/>
    <w:rsid w:val="00D765B6"/>
    <w:rsid w:val="00D76D37"/>
    <w:rsid w:val="00D77C5B"/>
    <w:rsid w:val="00D8037D"/>
    <w:rsid w:val="00D805F3"/>
    <w:rsid w:val="00D80F84"/>
    <w:rsid w:val="00D810D7"/>
    <w:rsid w:val="00D81103"/>
    <w:rsid w:val="00D817AA"/>
    <w:rsid w:val="00D81AEA"/>
    <w:rsid w:val="00D82426"/>
    <w:rsid w:val="00D837FE"/>
    <w:rsid w:val="00D839C0"/>
    <w:rsid w:val="00D83DBC"/>
    <w:rsid w:val="00D84B3C"/>
    <w:rsid w:val="00D85120"/>
    <w:rsid w:val="00D85758"/>
    <w:rsid w:val="00D8675E"/>
    <w:rsid w:val="00D8681F"/>
    <w:rsid w:val="00D86EE8"/>
    <w:rsid w:val="00D8718C"/>
    <w:rsid w:val="00D871BA"/>
    <w:rsid w:val="00D9043C"/>
    <w:rsid w:val="00D9053B"/>
    <w:rsid w:val="00D9072C"/>
    <w:rsid w:val="00D9086D"/>
    <w:rsid w:val="00D9129D"/>
    <w:rsid w:val="00D91676"/>
    <w:rsid w:val="00D919C5"/>
    <w:rsid w:val="00D922FC"/>
    <w:rsid w:val="00D93AC8"/>
    <w:rsid w:val="00D9459D"/>
    <w:rsid w:val="00D94EC2"/>
    <w:rsid w:val="00D9506E"/>
    <w:rsid w:val="00D952DE"/>
    <w:rsid w:val="00D957CE"/>
    <w:rsid w:val="00D95946"/>
    <w:rsid w:val="00D95C5D"/>
    <w:rsid w:val="00D961BE"/>
    <w:rsid w:val="00D9624C"/>
    <w:rsid w:val="00D96779"/>
    <w:rsid w:val="00D969DD"/>
    <w:rsid w:val="00D96B5C"/>
    <w:rsid w:val="00D96C9E"/>
    <w:rsid w:val="00D97B4B"/>
    <w:rsid w:val="00D97DD7"/>
    <w:rsid w:val="00D97F29"/>
    <w:rsid w:val="00DA0975"/>
    <w:rsid w:val="00DA09ED"/>
    <w:rsid w:val="00DA12A3"/>
    <w:rsid w:val="00DA1E5C"/>
    <w:rsid w:val="00DA29EA"/>
    <w:rsid w:val="00DA2C1E"/>
    <w:rsid w:val="00DA3AAE"/>
    <w:rsid w:val="00DA3CED"/>
    <w:rsid w:val="00DA3E3C"/>
    <w:rsid w:val="00DA47D7"/>
    <w:rsid w:val="00DA598C"/>
    <w:rsid w:val="00DA6736"/>
    <w:rsid w:val="00DA686E"/>
    <w:rsid w:val="00DA6EF1"/>
    <w:rsid w:val="00DA71B5"/>
    <w:rsid w:val="00DB003C"/>
    <w:rsid w:val="00DB0174"/>
    <w:rsid w:val="00DB292A"/>
    <w:rsid w:val="00DB492A"/>
    <w:rsid w:val="00DB4B28"/>
    <w:rsid w:val="00DB4BEA"/>
    <w:rsid w:val="00DB4F71"/>
    <w:rsid w:val="00DB5122"/>
    <w:rsid w:val="00DB5EAF"/>
    <w:rsid w:val="00DB6A71"/>
    <w:rsid w:val="00DB7211"/>
    <w:rsid w:val="00DB782C"/>
    <w:rsid w:val="00DB7C2F"/>
    <w:rsid w:val="00DC00F7"/>
    <w:rsid w:val="00DC04B0"/>
    <w:rsid w:val="00DC05D7"/>
    <w:rsid w:val="00DC0617"/>
    <w:rsid w:val="00DC085D"/>
    <w:rsid w:val="00DC10B1"/>
    <w:rsid w:val="00DC1590"/>
    <w:rsid w:val="00DC1B4E"/>
    <w:rsid w:val="00DC1BE9"/>
    <w:rsid w:val="00DC228C"/>
    <w:rsid w:val="00DC45BF"/>
    <w:rsid w:val="00DC46D0"/>
    <w:rsid w:val="00DC5133"/>
    <w:rsid w:val="00DC5186"/>
    <w:rsid w:val="00DC5D47"/>
    <w:rsid w:val="00DC5EAA"/>
    <w:rsid w:val="00DC6772"/>
    <w:rsid w:val="00DC6BA9"/>
    <w:rsid w:val="00DC7DE7"/>
    <w:rsid w:val="00DD307A"/>
    <w:rsid w:val="00DD3CE3"/>
    <w:rsid w:val="00DD4187"/>
    <w:rsid w:val="00DD428D"/>
    <w:rsid w:val="00DD4D21"/>
    <w:rsid w:val="00DD5204"/>
    <w:rsid w:val="00DD5F54"/>
    <w:rsid w:val="00DD6338"/>
    <w:rsid w:val="00DD6997"/>
    <w:rsid w:val="00DD69A3"/>
    <w:rsid w:val="00DD6C3C"/>
    <w:rsid w:val="00DD6CEC"/>
    <w:rsid w:val="00DE0C27"/>
    <w:rsid w:val="00DE1599"/>
    <w:rsid w:val="00DE267F"/>
    <w:rsid w:val="00DE2B4A"/>
    <w:rsid w:val="00DE36CE"/>
    <w:rsid w:val="00DE391A"/>
    <w:rsid w:val="00DE43F6"/>
    <w:rsid w:val="00DE4C28"/>
    <w:rsid w:val="00DE50DA"/>
    <w:rsid w:val="00DE556E"/>
    <w:rsid w:val="00DE609C"/>
    <w:rsid w:val="00DE68B7"/>
    <w:rsid w:val="00DE6E3F"/>
    <w:rsid w:val="00DE75BE"/>
    <w:rsid w:val="00DF02C1"/>
    <w:rsid w:val="00DF0A99"/>
    <w:rsid w:val="00DF0B41"/>
    <w:rsid w:val="00DF1709"/>
    <w:rsid w:val="00DF21B2"/>
    <w:rsid w:val="00DF251D"/>
    <w:rsid w:val="00DF2F12"/>
    <w:rsid w:val="00DF351A"/>
    <w:rsid w:val="00DF3D94"/>
    <w:rsid w:val="00DF429B"/>
    <w:rsid w:val="00DF4910"/>
    <w:rsid w:val="00DF4A23"/>
    <w:rsid w:val="00DF56B6"/>
    <w:rsid w:val="00DF5A19"/>
    <w:rsid w:val="00DF5DAF"/>
    <w:rsid w:val="00DF60DC"/>
    <w:rsid w:val="00DF69B6"/>
    <w:rsid w:val="00DF768D"/>
    <w:rsid w:val="00DF7F78"/>
    <w:rsid w:val="00E00155"/>
    <w:rsid w:val="00E0027D"/>
    <w:rsid w:val="00E00F3F"/>
    <w:rsid w:val="00E01676"/>
    <w:rsid w:val="00E0175D"/>
    <w:rsid w:val="00E0191A"/>
    <w:rsid w:val="00E02095"/>
    <w:rsid w:val="00E025AF"/>
    <w:rsid w:val="00E028E7"/>
    <w:rsid w:val="00E03188"/>
    <w:rsid w:val="00E0405F"/>
    <w:rsid w:val="00E04836"/>
    <w:rsid w:val="00E048ED"/>
    <w:rsid w:val="00E04AEC"/>
    <w:rsid w:val="00E04F78"/>
    <w:rsid w:val="00E0515B"/>
    <w:rsid w:val="00E055D2"/>
    <w:rsid w:val="00E05DE3"/>
    <w:rsid w:val="00E06903"/>
    <w:rsid w:val="00E06904"/>
    <w:rsid w:val="00E06A19"/>
    <w:rsid w:val="00E06A49"/>
    <w:rsid w:val="00E07C3D"/>
    <w:rsid w:val="00E12149"/>
    <w:rsid w:val="00E1241E"/>
    <w:rsid w:val="00E16A05"/>
    <w:rsid w:val="00E16E41"/>
    <w:rsid w:val="00E16E90"/>
    <w:rsid w:val="00E16F19"/>
    <w:rsid w:val="00E176EF"/>
    <w:rsid w:val="00E179BA"/>
    <w:rsid w:val="00E17DA0"/>
    <w:rsid w:val="00E202D3"/>
    <w:rsid w:val="00E214FF"/>
    <w:rsid w:val="00E219F0"/>
    <w:rsid w:val="00E21F26"/>
    <w:rsid w:val="00E23488"/>
    <w:rsid w:val="00E23FEB"/>
    <w:rsid w:val="00E23FF1"/>
    <w:rsid w:val="00E2462E"/>
    <w:rsid w:val="00E24748"/>
    <w:rsid w:val="00E251E3"/>
    <w:rsid w:val="00E26044"/>
    <w:rsid w:val="00E261B9"/>
    <w:rsid w:val="00E266A2"/>
    <w:rsid w:val="00E2672D"/>
    <w:rsid w:val="00E308BB"/>
    <w:rsid w:val="00E31019"/>
    <w:rsid w:val="00E31193"/>
    <w:rsid w:val="00E314B5"/>
    <w:rsid w:val="00E31CAE"/>
    <w:rsid w:val="00E32115"/>
    <w:rsid w:val="00E326D2"/>
    <w:rsid w:val="00E341FB"/>
    <w:rsid w:val="00E342CD"/>
    <w:rsid w:val="00E34D6D"/>
    <w:rsid w:val="00E351D4"/>
    <w:rsid w:val="00E36DF1"/>
    <w:rsid w:val="00E3718B"/>
    <w:rsid w:val="00E40CE1"/>
    <w:rsid w:val="00E42C19"/>
    <w:rsid w:val="00E438A4"/>
    <w:rsid w:val="00E440BA"/>
    <w:rsid w:val="00E44682"/>
    <w:rsid w:val="00E44874"/>
    <w:rsid w:val="00E45499"/>
    <w:rsid w:val="00E455C1"/>
    <w:rsid w:val="00E46092"/>
    <w:rsid w:val="00E467CD"/>
    <w:rsid w:val="00E46EB9"/>
    <w:rsid w:val="00E4733F"/>
    <w:rsid w:val="00E47553"/>
    <w:rsid w:val="00E5001B"/>
    <w:rsid w:val="00E50AD0"/>
    <w:rsid w:val="00E50F88"/>
    <w:rsid w:val="00E5102D"/>
    <w:rsid w:val="00E514E2"/>
    <w:rsid w:val="00E5186E"/>
    <w:rsid w:val="00E52965"/>
    <w:rsid w:val="00E52D36"/>
    <w:rsid w:val="00E551E1"/>
    <w:rsid w:val="00E56DE8"/>
    <w:rsid w:val="00E56EDE"/>
    <w:rsid w:val="00E57DA1"/>
    <w:rsid w:val="00E60904"/>
    <w:rsid w:val="00E61199"/>
    <w:rsid w:val="00E6129E"/>
    <w:rsid w:val="00E61A6E"/>
    <w:rsid w:val="00E61ABE"/>
    <w:rsid w:val="00E62488"/>
    <w:rsid w:val="00E62C80"/>
    <w:rsid w:val="00E63AA9"/>
    <w:rsid w:val="00E64485"/>
    <w:rsid w:val="00E64F3A"/>
    <w:rsid w:val="00E65237"/>
    <w:rsid w:val="00E65F30"/>
    <w:rsid w:val="00E66A1A"/>
    <w:rsid w:val="00E67297"/>
    <w:rsid w:val="00E67969"/>
    <w:rsid w:val="00E7091D"/>
    <w:rsid w:val="00E73628"/>
    <w:rsid w:val="00E73992"/>
    <w:rsid w:val="00E73E95"/>
    <w:rsid w:val="00E73F56"/>
    <w:rsid w:val="00E74224"/>
    <w:rsid w:val="00E743DB"/>
    <w:rsid w:val="00E755C1"/>
    <w:rsid w:val="00E757EC"/>
    <w:rsid w:val="00E77293"/>
    <w:rsid w:val="00E7748B"/>
    <w:rsid w:val="00E778BD"/>
    <w:rsid w:val="00E80846"/>
    <w:rsid w:val="00E80B5D"/>
    <w:rsid w:val="00E81057"/>
    <w:rsid w:val="00E82101"/>
    <w:rsid w:val="00E8284D"/>
    <w:rsid w:val="00E82F5A"/>
    <w:rsid w:val="00E835BB"/>
    <w:rsid w:val="00E83783"/>
    <w:rsid w:val="00E85AF5"/>
    <w:rsid w:val="00E85D03"/>
    <w:rsid w:val="00E86A23"/>
    <w:rsid w:val="00E86BC6"/>
    <w:rsid w:val="00E873C2"/>
    <w:rsid w:val="00E903BF"/>
    <w:rsid w:val="00E905B8"/>
    <w:rsid w:val="00E9181F"/>
    <w:rsid w:val="00E92835"/>
    <w:rsid w:val="00E929CE"/>
    <w:rsid w:val="00E93511"/>
    <w:rsid w:val="00E946FD"/>
    <w:rsid w:val="00E94972"/>
    <w:rsid w:val="00E94C4E"/>
    <w:rsid w:val="00E94CD4"/>
    <w:rsid w:val="00E94F1A"/>
    <w:rsid w:val="00E953A2"/>
    <w:rsid w:val="00E96678"/>
    <w:rsid w:val="00E972CD"/>
    <w:rsid w:val="00E97A10"/>
    <w:rsid w:val="00E97FF0"/>
    <w:rsid w:val="00EA006B"/>
    <w:rsid w:val="00EA1BF8"/>
    <w:rsid w:val="00EA25BD"/>
    <w:rsid w:val="00EA2851"/>
    <w:rsid w:val="00EA2CB5"/>
    <w:rsid w:val="00EA3813"/>
    <w:rsid w:val="00EA3B31"/>
    <w:rsid w:val="00EA3C3E"/>
    <w:rsid w:val="00EA3DBD"/>
    <w:rsid w:val="00EA409A"/>
    <w:rsid w:val="00EA40D5"/>
    <w:rsid w:val="00EA42C9"/>
    <w:rsid w:val="00EA4EBA"/>
    <w:rsid w:val="00EA533A"/>
    <w:rsid w:val="00EA5630"/>
    <w:rsid w:val="00EA5D08"/>
    <w:rsid w:val="00EA5F2A"/>
    <w:rsid w:val="00EA6996"/>
    <w:rsid w:val="00EB069B"/>
    <w:rsid w:val="00EB06E1"/>
    <w:rsid w:val="00EB07EC"/>
    <w:rsid w:val="00EB0D09"/>
    <w:rsid w:val="00EB144D"/>
    <w:rsid w:val="00EB15AF"/>
    <w:rsid w:val="00EB1877"/>
    <w:rsid w:val="00EB1AC0"/>
    <w:rsid w:val="00EB3318"/>
    <w:rsid w:val="00EB3A58"/>
    <w:rsid w:val="00EB3D37"/>
    <w:rsid w:val="00EB404B"/>
    <w:rsid w:val="00EB4675"/>
    <w:rsid w:val="00EB4F9F"/>
    <w:rsid w:val="00EB57FF"/>
    <w:rsid w:val="00EB5ADA"/>
    <w:rsid w:val="00EB5B7A"/>
    <w:rsid w:val="00EB5DD3"/>
    <w:rsid w:val="00EB5E94"/>
    <w:rsid w:val="00EB652C"/>
    <w:rsid w:val="00EB6546"/>
    <w:rsid w:val="00EB67AD"/>
    <w:rsid w:val="00EB6AD3"/>
    <w:rsid w:val="00EB6B9D"/>
    <w:rsid w:val="00EB6C36"/>
    <w:rsid w:val="00EB7E53"/>
    <w:rsid w:val="00EC036D"/>
    <w:rsid w:val="00EC0961"/>
    <w:rsid w:val="00EC0E46"/>
    <w:rsid w:val="00EC1403"/>
    <w:rsid w:val="00EC23B2"/>
    <w:rsid w:val="00EC2C80"/>
    <w:rsid w:val="00EC2DB4"/>
    <w:rsid w:val="00EC3439"/>
    <w:rsid w:val="00EC3FE3"/>
    <w:rsid w:val="00EC54C1"/>
    <w:rsid w:val="00EC5C41"/>
    <w:rsid w:val="00EC600C"/>
    <w:rsid w:val="00EC6605"/>
    <w:rsid w:val="00EC6E59"/>
    <w:rsid w:val="00EC7644"/>
    <w:rsid w:val="00EC788D"/>
    <w:rsid w:val="00ED00CF"/>
    <w:rsid w:val="00ED0E0F"/>
    <w:rsid w:val="00ED15AE"/>
    <w:rsid w:val="00ED1918"/>
    <w:rsid w:val="00ED2853"/>
    <w:rsid w:val="00ED3059"/>
    <w:rsid w:val="00ED394B"/>
    <w:rsid w:val="00ED4F4E"/>
    <w:rsid w:val="00ED53B6"/>
    <w:rsid w:val="00ED5FCF"/>
    <w:rsid w:val="00ED6A0B"/>
    <w:rsid w:val="00ED6AD4"/>
    <w:rsid w:val="00ED6D8F"/>
    <w:rsid w:val="00ED780C"/>
    <w:rsid w:val="00EE0E65"/>
    <w:rsid w:val="00EE2F41"/>
    <w:rsid w:val="00EE3B65"/>
    <w:rsid w:val="00EE4361"/>
    <w:rsid w:val="00EE4947"/>
    <w:rsid w:val="00EE5067"/>
    <w:rsid w:val="00EE6487"/>
    <w:rsid w:val="00EE66D6"/>
    <w:rsid w:val="00EE6778"/>
    <w:rsid w:val="00EE69F6"/>
    <w:rsid w:val="00EE7061"/>
    <w:rsid w:val="00EE724A"/>
    <w:rsid w:val="00EE786B"/>
    <w:rsid w:val="00EE7AB6"/>
    <w:rsid w:val="00EF0188"/>
    <w:rsid w:val="00EF0EBC"/>
    <w:rsid w:val="00EF1363"/>
    <w:rsid w:val="00EF189D"/>
    <w:rsid w:val="00EF1968"/>
    <w:rsid w:val="00EF2479"/>
    <w:rsid w:val="00EF24E8"/>
    <w:rsid w:val="00EF309A"/>
    <w:rsid w:val="00EF3727"/>
    <w:rsid w:val="00EF3D72"/>
    <w:rsid w:val="00EF4030"/>
    <w:rsid w:val="00EF4FA0"/>
    <w:rsid w:val="00EF5E0A"/>
    <w:rsid w:val="00EF5FDB"/>
    <w:rsid w:val="00EF602D"/>
    <w:rsid w:val="00EF6184"/>
    <w:rsid w:val="00EF6907"/>
    <w:rsid w:val="00EF6B24"/>
    <w:rsid w:val="00EF708D"/>
    <w:rsid w:val="00EF7159"/>
    <w:rsid w:val="00EF73A9"/>
    <w:rsid w:val="00EF7D4F"/>
    <w:rsid w:val="00F0116C"/>
    <w:rsid w:val="00F01AA5"/>
    <w:rsid w:val="00F01D6B"/>
    <w:rsid w:val="00F021CD"/>
    <w:rsid w:val="00F02937"/>
    <w:rsid w:val="00F02B43"/>
    <w:rsid w:val="00F02BE0"/>
    <w:rsid w:val="00F04608"/>
    <w:rsid w:val="00F04794"/>
    <w:rsid w:val="00F04B35"/>
    <w:rsid w:val="00F04C63"/>
    <w:rsid w:val="00F05025"/>
    <w:rsid w:val="00F0568B"/>
    <w:rsid w:val="00F056DD"/>
    <w:rsid w:val="00F05D27"/>
    <w:rsid w:val="00F06000"/>
    <w:rsid w:val="00F07D27"/>
    <w:rsid w:val="00F07E26"/>
    <w:rsid w:val="00F10291"/>
    <w:rsid w:val="00F10FEB"/>
    <w:rsid w:val="00F111D5"/>
    <w:rsid w:val="00F11C27"/>
    <w:rsid w:val="00F13315"/>
    <w:rsid w:val="00F13809"/>
    <w:rsid w:val="00F1473F"/>
    <w:rsid w:val="00F14C39"/>
    <w:rsid w:val="00F158AA"/>
    <w:rsid w:val="00F15A27"/>
    <w:rsid w:val="00F15C13"/>
    <w:rsid w:val="00F15FEF"/>
    <w:rsid w:val="00F20553"/>
    <w:rsid w:val="00F212F2"/>
    <w:rsid w:val="00F2143F"/>
    <w:rsid w:val="00F2169E"/>
    <w:rsid w:val="00F221AC"/>
    <w:rsid w:val="00F221CE"/>
    <w:rsid w:val="00F2268D"/>
    <w:rsid w:val="00F243EE"/>
    <w:rsid w:val="00F255DA"/>
    <w:rsid w:val="00F25846"/>
    <w:rsid w:val="00F25865"/>
    <w:rsid w:val="00F25D2C"/>
    <w:rsid w:val="00F26016"/>
    <w:rsid w:val="00F266DB"/>
    <w:rsid w:val="00F26A6E"/>
    <w:rsid w:val="00F26CE4"/>
    <w:rsid w:val="00F2718F"/>
    <w:rsid w:val="00F27457"/>
    <w:rsid w:val="00F30006"/>
    <w:rsid w:val="00F302AD"/>
    <w:rsid w:val="00F30A03"/>
    <w:rsid w:val="00F30C57"/>
    <w:rsid w:val="00F319A8"/>
    <w:rsid w:val="00F31B6B"/>
    <w:rsid w:val="00F31E97"/>
    <w:rsid w:val="00F3284C"/>
    <w:rsid w:val="00F32A49"/>
    <w:rsid w:val="00F32EBB"/>
    <w:rsid w:val="00F33502"/>
    <w:rsid w:val="00F34145"/>
    <w:rsid w:val="00F3488A"/>
    <w:rsid w:val="00F34A77"/>
    <w:rsid w:val="00F35ABC"/>
    <w:rsid w:val="00F35E32"/>
    <w:rsid w:val="00F3668A"/>
    <w:rsid w:val="00F37571"/>
    <w:rsid w:val="00F37B8D"/>
    <w:rsid w:val="00F4001C"/>
    <w:rsid w:val="00F404A3"/>
    <w:rsid w:val="00F404D0"/>
    <w:rsid w:val="00F4073B"/>
    <w:rsid w:val="00F40E92"/>
    <w:rsid w:val="00F41288"/>
    <w:rsid w:val="00F42AB0"/>
    <w:rsid w:val="00F43220"/>
    <w:rsid w:val="00F447C2"/>
    <w:rsid w:val="00F448FE"/>
    <w:rsid w:val="00F449D0"/>
    <w:rsid w:val="00F468B3"/>
    <w:rsid w:val="00F4783C"/>
    <w:rsid w:val="00F47A8F"/>
    <w:rsid w:val="00F47FA4"/>
    <w:rsid w:val="00F47FF7"/>
    <w:rsid w:val="00F50470"/>
    <w:rsid w:val="00F50572"/>
    <w:rsid w:val="00F5147C"/>
    <w:rsid w:val="00F533C2"/>
    <w:rsid w:val="00F53444"/>
    <w:rsid w:val="00F53675"/>
    <w:rsid w:val="00F540D2"/>
    <w:rsid w:val="00F54230"/>
    <w:rsid w:val="00F54972"/>
    <w:rsid w:val="00F5566E"/>
    <w:rsid w:val="00F5578D"/>
    <w:rsid w:val="00F5603A"/>
    <w:rsid w:val="00F562BC"/>
    <w:rsid w:val="00F565C3"/>
    <w:rsid w:val="00F567E7"/>
    <w:rsid w:val="00F57E66"/>
    <w:rsid w:val="00F60602"/>
    <w:rsid w:val="00F6087F"/>
    <w:rsid w:val="00F60913"/>
    <w:rsid w:val="00F60D61"/>
    <w:rsid w:val="00F60DDA"/>
    <w:rsid w:val="00F60E8E"/>
    <w:rsid w:val="00F61175"/>
    <w:rsid w:val="00F612E5"/>
    <w:rsid w:val="00F61681"/>
    <w:rsid w:val="00F627FA"/>
    <w:rsid w:val="00F633BF"/>
    <w:rsid w:val="00F6523F"/>
    <w:rsid w:val="00F66674"/>
    <w:rsid w:val="00F67163"/>
    <w:rsid w:val="00F6752B"/>
    <w:rsid w:val="00F6785D"/>
    <w:rsid w:val="00F70CE4"/>
    <w:rsid w:val="00F71AFB"/>
    <w:rsid w:val="00F75C1B"/>
    <w:rsid w:val="00F75E68"/>
    <w:rsid w:val="00F76037"/>
    <w:rsid w:val="00F773ED"/>
    <w:rsid w:val="00F77969"/>
    <w:rsid w:val="00F77A86"/>
    <w:rsid w:val="00F77DB0"/>
    <w:rsid w:val="00F806A4"/>
    <w:rsid w:val="00F80AA8"/>
    <w:rsid w:val="00F81AEA"/>
    <w:rsid w:val="00F81D77"/>
    <w:rsid w:val="00F82D0B"/>
    <w:rsid w:val="00F8303E"/>
    <w:rsid w:val="00F832A0"/>
    <w:rsid w:val="00F83A4C"/>
    <w:rsid w:val="00F83CC0"/>
    <w:rsid w:val="00F844F2"/>
    <w:rsid w:val="00F8529F"/>
    <w:rsid w:val="00F85709"/>
    <w:rsid w:val="00F86188"/>
    <w:rsid w:val="00F861AA"/>
    <w:rsid w:val="00F87792"/>
    <w:rsid w:val="00F87C2A"/>
    <w:rsid w:val="00F87CB5"/>
    <w:rsid w:val="00F90A4F"/>
    <w:rsid w:val="00F914CA"/>
    <w:rsid w:val="00F92CED"/>
    <w:rsid w:val="00F937CC"/>
    <w:rsid w:val="00F939FE"/>
    <w:rsid w:val="00F9408C"/>
    <w:rsid w:val="00F942B1"/>
    <w:rsid w:val="00F94542"/>
    <w:rsid w:val="00F94ACD"/>
    <w:rsid w:val="00F95B4D"/>
    <w:rsid w:val="00F95BA1"/>
    <w:rsid w:val="00F96585"/>
    <w:rsid w:val="00F977B4"/>
    <w:rsid w:val="00FA1980"/>
    <w:rsid w:val="00FA19FE"/>
    <w:rsid w:val="00FA29EF"/>
    <w:rsid w:val="00FA304E"/>
    <w:rsid w:val="00FA33B7"/>
    <w:rsid w:val="00FA35D4"/>
    <w:rsid w:val="00FA39B8"/>
    <w:rsid w:val="00FA3E48"/>
    <w:rsid w:val="00FA47D3"/>
    <w:rsid w:val="00FA4B45"/>
    <w:rsid w:val="00FA4CE3"/>
    <w:rsid w:val="00FA5474"/>
    <w:rsid w:val="00FA6438"/>
    <w:rsid w:val="00FA65A4"/>
    <w:rsid w:val="00FA660A"/>
    <w:rsid w:val="00FA6BC6"/>
    <w:rsid w:val="00FA6CA4"/>
    <w:rsid w:val="00FA7D8A"/>
    <w:rsid w:val="00FB00AD"/>
    <w:rsid w:val="00FB0167"/>
    <w:rsid w:val="00FB0BC6"/>
    <w:rsid w:val="00FB17A5"/>
    <w:rsid w:val="00FB1A06"/>
    <w:rsid w:val="00FB1D1A"/>
    <w:rsid w:val="00FB3D29"/>
    <w:rsid w:val="00FB426D"/>
    <w:rsid w:val="00FB47E2"/>
    <w:rsid w:val="00FB4D60"/>
    <w:rsid w:val="00FB5104"/>
    <w:rsid w:val="00FB57AF"/>
    <w:rsid w:val="00FB5837"/>
    <w:rsid w:val="00FB58A5"/>
    <w:rsid w:val="00FB5A8B"/>
    <w:rsid w:val="00FB6250"/>
    <w:rsid w:val="00FB63B9"/>
    <w:rsid w:val="00FB7217"/>
    <w:rsid w:val="00FB75E4"/>
    <w:rsid w:val="00FB79DE"/>
    <w:rsid w:val="00FC07ED"/>
    <w:rsid w:val="00FC1606"/>
    <w:rsid w:val="00FC2620"/>
    <w:rsid w:val="00FC34ED"/>
    <w:rsid w:val="00FC3A5F"/>
    <w:rsid w:val="00FC3AF8"/>
    <w:rsid w:val="00FC3C76"/>
    <w:rsid w:val="00FC3F90"/>
    <w:rsid w:val="00FC4E74"/>
    <w:rsid w:val="00FC5544"/>
    <w:rsid w:val="00FC5EAF"/>
    <w:rsid w:val="00FC7993"/>
    <w:rsid w:val="00FC7E27"/>
    <w:rsid w:val="00FD0168"/>
    <w:rsid w:val="00FD0472"/>
    <w:rsid w:val="00FD07C4"/>
    <w:rsid w:val="00FD07FF"/>
    <w:rsid w:val="00FD1A95"/>
    <w:rsid w:val="00FD1F4D"/>
    <w:rsid w:val="00FD2BB4"/>
    <w:rsid w:val="00FD4DB9"/>
    <w:rsid w:val="00FD5D31"/>
    <w:rsid w:val="00FD6094"/>
    <w:rsid w:val="00FD6269"/>
    <w:rsid w:val="00FD65F5"/>
    <w:rsid w:val="00FD68C9"/>
    <w:rsid w:val="00FD73DC"/>
    <w:rsid w:val="00FD7977"/>
    <w:rsid w:val="00FD7A96"/>
    <w:rsid w:val="00FE11E4"/>
    <w:rsid w:val="00FE147A"/>
    <w:rsid w:val="00FE333F"/>
    <w:rsid w:val="00FE37D5"/>
    <w:rsid w:val="00FE3BB7"/>
    <w:rsid w:val="00FE3EDF"/>
    <w:rsid w:val="00FE4615"/>
    <w:rsid w:val="00FE486C"/>
    <w:rsid w:val="00FE5032"/>
    <w:rsid w:val="00FE6195"/>
    <w:rsid w:val="00FE7634"/>
    <w:rsid w:val="00FF049C"/>
    <w:rsid w:val="00FF0EEA"/>
    <w:rsid w:val="00FF1124"/>
    <w:rsid w:val="00FF19BA"/>
    <w:rsid w:val="00FF265B"/>
    <w:rsid w:val="00FF314F"/>
    <w:rsid w:val="00FF38A9"/>
    <w:rsid w:val="00FF3AF3"/>
    <w:rsid w:val="00FF3EB4"/>
    <w:rsid w:val="00FF43DF"/>
    <w:rsid w:val="00FF56F1"/>
    <w:rsid w:val="00FF6768"/>
    <w:rsid w:val="00FF6F61"/>
    <w:rsid w:val="0113D9CC"/>
    <w:rsid w:val="02B368A9"/>
    <w:rsid w:val="02D0FF2F"/>
    <w:rsid w:val="02E88083"/>
    <w:rsid w:val="030D9F02"/>
    <w:rsid w:val="039CD4EC"/>
    <w:rsid w:val="03A1965D"/>
    <w:rsid w:val="03F3CA1B"/>
    <w:rsid w:val="040248B8"/>
    <w:rsid w:val="042A7DCF"/>
    <w:rsid w:val="046D3625"/>
    <w:rsid w:val="047062B6"/>
    <w:rsid w:val="04DFAE37"/>
    <w:rsid w:val="05309530"/>
    <w:rsid w:val="05A3CB7B"/>
    <w:rsid w:val="05F276F3"/>
    <w:rsid w:val="0640E9E8"/>
    <w:rsid w:val="06577E9A"/>
    <w:rsid w:val="06635A88"/>
    <w:rsid w:val="06A6E4C2"/>
    <w:rsid w:val="06E8DD5B"/>
    <w:rsid w:val="0767AC8D"/>
    <w:rsid w:val="078919A9"/>
    <w:rsid w:val="07BA9B4A"/>
    <w:rsid w:val="07D212E4"/>
    <w:rsid w:val="07D7B585"/>
    <w:rsid w:val="07FF0514"/>
    <w:rsid w:val="0840F48B"/>
    <w:rsid w:val="08CDD8BE"/>
    <w:rsid w:val="08D1E9F7"/>
    <w:rsid w:val="099B7194"/>
    <w:rsid w:val="09CA1013"/>
    <w:rsid w:val="0A08E8F5"/>
    <w:rsid w:val="0A5BCF49"/>
    <w:rsid w:val="0AB154E8"/>
    <w:rsid w:val="0AB62492"/>
    <w:rsid w:val="0B1E7E44"/>
    <w:rsid w:val="0B8EB2A6"/>
    <w:rsid w:val="0BBA7BB0"/>
    <w:rsid w:val="0BCF27B8"/>
    <w:rsid w:val="0D4C44F8"/>
    <w:rsid w:val="0EA6F74E"/>
    <w:rsid w:val="0EB83812"/>
    <w:rsid w:val="0ED8F578"/>
    <w:rsid w:val="0F27BCE1"/>
    <w:rsid w:val="0F747C1D"/>
    <w:rsid w:val="0FACD883"/>
    <w:rsid w:val="0FC3127C"/>
    <w:rsid w:val="10D9143C"/>
    <w:rsid w:val="10E64AE3"/>
    <w:rsid w:val="10FDDF0A"/>
    <w:rsid w:val="112069C5"/>
    <w:rsid w:val="112FE100"/>
    <w:rsid w:val="11CCC1B1"/>
    <w:rsid w:val="11F76D62"/>
    <w:rsid w:val="12325514"/>
    <w:rsid w:val="124E9DC0"/>
    <w:rsid w:val="12638408"/>
    <w:rsid w:val="126AE7E7"/>
    <w:rsid w:val="12D2EE20"/>
    <w:rsid w:val="13960005"/>
    <w:rsid w:val="13EE335A"/>
    <w:rsid w:val="14199B37"/>
    <w:rsid w:val="146E94F7"/>
    <w:rsid w:val="14AD56B9"/>
    <w:rsid w:val="14E21CF0"/>
    <w:rsid w:val="14E90380"/>
    <w:rsid w:val="1522D78A"/>
    <w:rsid w:val="155303F1"/>
    <w:rsid w:val="1556610F"/>
    <w:rsid w:val="15801E30"/>
    <w:rsid w:val="161BB4B8"/>
    <w:rsid w:val="16231FC7"/>
    <w:rsid w:val="1625B6AB"/>
    <w:rsid w:val="1629B4B4"/>
    <w:rsid w:val="16380649"/>
    <w:rsid w:val="16DB28F0"/>
    <w:rsid w:val="17041E33"/>
    <w:rsid w:val="17243B16"/>
    <w:rsid w:val="1725871D"/>
    <w:rsid w:val="178CD22D"/>
    <w:rsid w:val="181F6C46"/>
    <w:rsid w:val="18271F1A"/>
    <w:rsid w:val="1894EC87"/>
    <w:rsid w:val="18E3364F"/>
    <w:rsid w:val="18EB1649"/>
    <w:rsid w:val="19B696A7"/>
    <w:rsid w:val="19CE666E"/>
    <w:rsid w:val="19D712E0"/>
    <w:rsid w:val="1A6125E5"/>
    <w:rsid w:val="1A663A5F"/>
    <w:rsid w:val="1A7C92C2"/>
    <w:rsid w:val="1AFCF0BE"/>
    <w:rsid w:val="1B6BF670"/>
    <w:rsid w:val="1BF1CB5A"/>
    <w:rsid w:val="1C0CF7DB"/>
    <w:rsid w:val="1C17D222"/>
    <w:rsid w:val="1C619FA9"/>
    <w:rsid w:val="1C664420"/>
    <w:rsid w:val="1CC5CBF4"/>
    <w:rsid w:val="1D517F9A"/>
    <w:rsid w:val="1D913B4E"/>
    <w:rsid w:val="1DF96032"/>
    <w:rsid w:val="1E3A1609"/>
    <w:rsid w:val="1E60A834"/>
    <w:rsid w:val="1E6DF832"/>
    <w:rsid w:val="1E9DCFCD"/>
    <w:rsid w:val="1E9EFA84"/>
    <w:rsid w:val="1EF3AD82"/>
    <w:rsid w:val="1F4E08EB"/>
    <w:rsid w:val="1F689B40"/>
    <w:rsid w:val="1FF8014C"/>
    <w:rsid w:val="20128FF9"/>
    <w:rsid w:val="205FED57"/>
    <w:rsid w:val="20FA2269"/>
    <w:rsid w:val="2112383D"/>
    <w:rsid w:val="2118673B"/>
    <w:rsid w:val="21E9580A"/>
    <w:rsid w:val="22015B02"/>
    <w:rsid w:val="227D08E3"/>
    <w:rsid w:val="22AF2409"/>
    <w:rsid w:val="22F4830A"/>
    <w:rsid w:val="233C0D71"/>
    <w:rsid w:val="23663A7D"/>
    <w:rsid w:val="23809526"/>
    <w:rsid w:val="23BE2570"/>
    <w:rsid w:val="24049EAA"/>
    <w:rsid w:val="241F90A4"/>
    <w:rsid w:val="2471A568"/>
    <w:rsid w:val="249894F2"/>
    <w:rsid w:val="24E0F0F9"/>
    <w:rsid w:val="256C234D"/>
    <w:rsid w:val="2584AE05"/>
    <w:rsid w:val="25CE49D0"/>
    <w:rsid w:val="25E14737"/>
    <w:rsid w:val="25EA8F5B"/>
    <w:rsid w:val="25ED523F"/>
    <w:rsid w:val="262397F0"/>
    <w:rsid w:val="2672E760"/>
    <w:rsid w:val="26910D6E"/>
    <w:rsid w:val="28168CD8"/>
    <w:rsid w:val="283FC8C2"/>
    <w:rsid w:val="2849B01B"/>
    <w:rsid w:val="286DCFCF"/>
    <w:rsid w:val="28F69230"/>
    <w:rsid w:val="293973F8"/>
    <w:rsid w:val="29643DDA"/>
    <w:rsid w:val="296FBDE2"/>
    <w:rsid w:val="29DE4E62"/>
    <w:rsid w:val="2A6C12D0"/>
    <w:rsid w:val="2ACF9F75"/>
    <w:rsid w:val="2B0066B8"/>
    <w:rsid w:val="2B227DCA"/>
    <w:rsid w:val="2C056F51"/>
    <w:rsid w:val="2C065662"/>
    <w:rsid w:val="2C4B2299"/>
    <w:rsid w:val="2C4ED3B7"/>
    <w:rsid w:val="2C9FD718"/>
    <w:rsid w:val="2CED9B7A"/>
    <w:rsid w:val="2CEF6485"/>
    <w:rsid w:val="2CF88CAC"/>
    <w:rsid w:val="2CFE38B9"/>
    <w:rsid w:val="2CFF057C"/>
    <w:rsid w:val="2D7D1D2C"/>
    <w:rsid w:val="2DDC67A3"/>
    <w:rsid w:val="2E6EC0A7"/>
    <w:rsid w:val="2E76D338"/>
    <w:rsid w:val="2ECC52E9"/>
    <w:rsid w:val="2F28D9E4"/>
    <w:rsid w:val="2F71A05B"/>
    <w:rsid w:val="2F76B38C"/>
    <w:rsid w:val="30087680"/>
    <w:rsid w:val="30413E37"/>
    <w:rsid w:val="306FA6DB"/>
    <w:rsid w:val="30C7B409"/>
    <w:rsid w:val="310A8F79"/>
    <w:rsid w:val="310EC4D3"/>
    <w:rsid w:val="31617158"/>
    <w:rsid w:val="319E2A4B"/>
    <w:rsid w:val="31C04BA2"/>
    <w:rsid w:val="31CA2900"/>
    <w:rsid w:val="31ED02BE"/>
    <w:rsid w:val="3228035D"/>
    <w:rsid w:val="3291EBF9"/>
    <w:rsid w:val="32ADC41B"/>
    <w:rsid w:val="339BE20D"/>
    <w:rsid w:val="34586EDC"/>
    <w:rsid w:val="345D807B"/>
    <w:rsid w:val="3461C454"/>
    <w:rsid w:val="34D67784"/>
    <w:rsid w:val="34FED886"/>
    <w:rsid w:val="35032A85"/>
    <w:rsid w:val="35DFB1CB"/>
    <w:rsid w:val="360B6845"/>
    <w:rsid w:val="369EA727"/>
    <w:rsid w:val="36D0130E"/>
    <w:rsid w:val="3762E17D"/>
    <w:rsid w:val="380CA736"/>
    <w:rsid w:val="380D97F1"/>
    <w:rsid w:val="389FAF73"/>
    <w:rsid w:val="392AF32B"/>
    <w:rsid w:val="397CEA2F"/>
    <w:rsid w:val="39C89614"/>
    <w:rsid w:val="3A354EA1"/>
    <w:rsid w:val="3A766C34"/>
    <w:rsid w:val="3C3A3493"/>
    <w:rsid w:val="3CB92A5F"/>
    <w:rsid w:val="3CD0F458"/>
    <w:rsid w:val="3D3A5FFA"/>
    <w:rsid w:val="3DB7012A"/>
    <w:rsid w:val="3DDFAF0F"/>
    <w:rsid w:val="3DF7C651"/>
    <w:rsid w:val="3E915B67"/>
    <w:rsid w:val="3F8E1828"/>
    <w:rsid w:val="3FB2239B"/>
    <w:rsid w:val="426B4323"/>
    <w:rsid w:val="42BC41DB"/>
    <w:rsid w:val="42D26E7C"/>
    <w:rsid w:val="42D3060C"/>
    <w:rsid w:val="42FC1659"/>
    <w:rsid w:val="4332A452"/>
    <w:rsid w:val="436ED76C"/>
    <w:rsid w:val="439D2A73"/>
    <w:rsid w:val="43A60937"/>
    <w:rsid w:val="43C65410"/>
    <w:rsid w:val="43D8647E"/>
    <w:rsid w:val="4411C5D5"/>
    <w:rsid w:val="4483BC2F"/>
    <w:rsid w:val="450DA158"/>
    <w:rsid w:val="450F73FB"/>
    <w:rsid w:val="45513B18"/>
    <w:rsid w:val="45A7EC56"/>
    <w:rsid w:val="45D4D3AC"/>
    <w:rsid w:val="460AADED"/>
    <w:rsid w:val="464759BF"/>
    <w:rsid w:val="472414DB"/>
    <w:rsid w:val="4775B493"/>
    <w:rsid w:val="47A20DE5"/>
    <w:rsid w:val="47DF7E0D"/>
    <w:rsid w:val="48947D0C"/>
    <w:rsid w:val="489FE9CE"/>
    <w:rsid w:val="48B137CF"/>
    <w:rsid w:val="48C62004"/>
    <w:rsid w:val="4957E91E"/>
    <w:rsid w:val="49B188CF"/>
    <w:rsid w:val="4A398085"/>
    <w:rsid w:val="4A9F6738"/>
    <w:rsid w:val="4AF0D128"/>
    <w:rsid w:val="4BB24735"/>
    <w:rsid w:val="4C0890D0"/>
    <w:rsid w:val="4C8F330D"/>
    <w:rsid w:val="4CC8011A"/>
    <w:rsid w:val="4CDEB72A"/>
    <w:rsid w:val="4CF7B18E"/>
    <w:rsid w:val="4DBD589D"/>
    <w:rsid w:val="4DD61B9B"/>
    <w:rsid w:val="4DFD6827"/>
    <w:rsid w:val="4E39155A"/>
    <w:rsid w:val="4E481675"/>
    <w:rsid w:val="4E852AF7"/>
    <w:rsid w:val="4E99BFFE"/>
    <w:rsid w:val="4F24130C"/>
    <w:rsid w:val="4FB64B50"/>
    <w:rsid w:val="4FCD1D1D"/>
    <w:rsid w:val="50A15E28"/>
    <w:rsid w:val="50E6FE13"/>
    <w:rsid w:val="510818E3"/>
    <w:rsid w:val="518A6F27"/>
    <w:rsid w:val="51A64EAD"/>
    <w:rsid w:val="51BB89E1"/>
    <w:rsid w:val="51CE326B"/>
    <w:rsid w:val="51EE5D1F"/>
    <w:rsid w:val="5279F53A"/>
    <w:rsid w:val="52C08681"/>
    <w:rsid w:val="52D5BFEE"/>
    <w:rsid w:val="534EF34E"/>
    <w:rsid w:val="53622296"/>
    <w:rsid w:val="539724B6"/>
    <w:rsid w:val="53DEB9E3"/>
    <w:rsid w:val="53F6A987"/>
    <w:rsid w:val="54473394"/>
    <w:rsid w:val="544B1421"/>
    <w:rsid w:val="54CB01DD"/>
    <w:rsid w:val="54EA60CA"/>
    <w:rsid w:val="555296D5"/>
    <w:rsid w:val="55816DB2"/>
    <w:rsid w:val="55943D0F"/>
    <w:rsid w:val="55ABA526"/>
    <w:rsid w:val="55F1826E"/>
    <w:rsid w:val="5815B53B"/>
    <w:rsid w:val="58972BA8"/>
    <w:rsid w:val="58C4FAF5"/>
    <w:rsid w:val="58E0C886"/>
    <w:rsid w:val="58FD72B1"/>
    <w:rsid w:val="5962A8BD"/>
    <w:rsid w:val="59D8D0BF"/>
    <w:rsid w:val="5A3BAE55"/>
    <w:rsid w:val="5A8021F8"/>
    <w:rsid w:val="5AAD63F6"/>
    <w:rsid w:val="5AD40578"/>
    <w:rsid w:val="5B91BEA7"/>
    <w:rsid w:val="5BC833A6"/>
    <w:rsid w:val="5C0037C4"/>
    <w:rsid w:val="5C4BF68C"/>
    <w:rsid w:val="5C54540C"/>
    <w:rsid w:val="5C848D40"/>
    <w:rsid w:val="5CBF2EB2"/>
    <w:rsid w:val="5CFFF063"/>
    <w:rsid w:val="5D0A4F49"/>
    <w:rsid w:val="5D2941F9"/>
    <w:rsid w:val="5D781CD7"/>
    <w:rsid w:val="5DE20F3E"/>
    <w:rsid w:val="5DFBB775"/>
    <w:rsid w:val="5E5748E9"/>
    <w:rsid w:val="5E7F7F9C"/>
    <w:rsid w:val="5E81F28A"/>
    <w:rsid w:val="5E9021F0"/>
    <w:rsid w:val="5F2B77B3"/>
    <w:rsid w:val="5F4A3B94"/>
    <w:rsid w:val="5F9ABCDD"/>
    <w:rsid w:val="5FA810E0"/>
    <w:rsid w:val="60B912C4"/>
    <w:rsid w:val="613EFC9E"/>
    <w:rsid w:val="61856086"/>
    <w:rsid w:val="619F7251"/>
    <w:rsid w:val="61ECDE30"/>
    <w:rsid w:val="62396D5B"/>
    <w:rsid w:val="627D1F02"/>
    <w:rsid w:val="62E44402"/>
    <w:rsid w:val="62F4933E"/>
    <w:rsid w:val="63C0FB68"/>
    <w:rsid w:val="64869D69"/>
    <w:rsid w:val="64AEB39C"/>
    <w:rsid w:val="64B4ACB5"/>
    <w:rsid w:val="64D95D70"/>
    <w:rsid w:val="657B7F79"/>
    <w:rsid w:val="663BC711"/>
    <w:rsid w:val="66A2F68E"/>
    <w:rsid w:val="66F38303"/>
    <w:rsid w:val="675A4732"/>
    <w:rsid w:val="678A5ADD"/>
    <w:rsid w:val="67C0AAFB"/>
    <w:rsid w:val="68443E08"/>
    <w:rsid w:val="692BED4F"/>
    <w:rsid w:val="6A0F98AC"/>
    <w:rsid w:val="6A1E8D72"/>
    <w:rsid w:val="6B43A2C9"/>
    <w:rsid w:val="6BDA7EB3"/>
    <w:rsid w:val="6C343D4F"/>
    <w:rsid w:val="6C839BFB"/>
    <w:rsid w:val="6D031317"/>
    <w:rsid w:val="6DE89C55"/>
    <w:rsid w:val="6DEA742C"/>
    <w:rsid w:val="6ED95D45"/>
    <w:rsid w:val="6F619405"/>
    <w:rsid w:val="6F6A016C"/>
    <w:rsid w:val="6F9E4940"/>
    <w:rsid w:val="6FD89226"/>
    <w:rsid w:val="6FF482EC"/>
    <w:rsid w:val="703F3383"/>
    <w:rsid w:val="707F8766"/>
    <w:rsid w:val="711FB9FF"/>
    <w:rsid w:val="7165EC69"/>
    <w:rsid w:val="719B4F8C"/>
    <w:rsid w:val="721E2B2A"/>
    <w:rsid w:val="724440D6"/>
    <w:rsid w:val="725B0949"/>
    <w:rsid w:val="735AA025"/>
    <w:rsid w:val="7363DF85"/>
    <w:rsid w:val="73F1AAD5"/>
    <w:rsid w:val="742191D0"/>
    <w:rsid w:val="744DB60C"/>
    <w:rsid w:val="74843C93"/>
    <w:rsid w:val="7491FF5E"/>
    <w:rsid w:val="7508B481"/>
    <w:rsid w:val="750FD048"/>
    <w:rsid w:val="7527602C"/>
    <w:rsid w:val="75501FB2"/>
    <w:rsid w:val="75F20D14"/>
    <w:rsid w:val="76298103"/>
    <w:rsid w:val="76401D52"/>
    <w:rsid w:val="765491C0"/>
    <w:rsid w:val="76788C0B"/>
    <w:rsid w:val="783BC7F0"/>
    <w:rsid w:val="787E30F7"/>
    <w:rsid w:val="788B649D"/>
    <w:rsid w:val="78A81098"/>
    <w:rsid w:val="790183A0"/>
    <w:rsid w:val="79A3006F"/>
    <w:rsid w:val="79A3AFCB"/>
    <w:rsid w:val="79A80AF4"/>
    <w:rsid w:val="79B22858"/>
    <w:rsid w:val="79C5625A"/>
    <w:rsid w:val="79E6847E"/>
    <w:rsid w:val="7A8E91DD"/>
    <w:rsid w:val="7A9D7163"/>
    <w:rsid w:val="7AACDC71"/>
    <w:rsid w:val="7AAF9DA0"/>
    <w:rsid w:val="7B04BCE8"/>
    <w:rsid w:val="7B27D836"/>
    <w:rsid w:val="7B4C6B41"/>
    <w:rsid w:val="7B984F75"/>
    <w:rsid w:val="7BA9F3AC"/>
    <w:rsid w:val="7BB5B8E2"/>
    <w:rsid w:val="7C9842BA"/>
    <w:rsid w:val="7D19F15F"/>
    <w:rsid w:val="7D200F35"/>
    <w:rsid w:val="7DD9D364"/>
    <w:rsid w:val="7E3633B4"/>
    <w:rsid w:val="7E73EB97"/>
    <w:rsid w:val="7EC6D3F3"/>
    <w:rsid w:val="7EFCBD9D"/>
    <w:rsid w:val="7F35BE1C"/>
    <w:rsid w:val="7FA5D0DA"/>
    <w:rsid w:val="7FAB3A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AF8D52"/>
  <w15:docId w15:val="{6983118B-AD0B-4C11-B5ED-E9FB2425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361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paragraph" w:styleId="Heading1">
    <w:name w:val="heading 1"/>
    <w:aliases w:val="Level 1,rozdział,Datasheet title,1,h1,level 1,Level 1 Head,H1,Heading AJS,Section Heading,Kapitel,Arial 14 Fett,Arial 14 Fett1,Arial 14 Fett2,Arial 16 Fett,Header 1,Head 1,Head 11,Head 12,Head 111,Head 13,Head 112,Head 14,Head 113,Head 15"/>
    <w:basedOn w:val="Normal"/>
    <w:next w:val="Normal"/>
    <w:link w:val="Heading1Char"/>
    <w:qFormat/>
    <w:rsid w:val="004343DF"/>
    <w:pPr>
      <w:keepNext/>
      <w:numPr>
        <w:numId w:val="1"/>
      </w:numPr>
      <w:spacing w:before="240" w:after="240" w:line="400" w:lineRule="exact"/>
      <w:jc w:val="both"/>
      <w:outlineLvl w:val="0"/>
    </w:pPr>
    <w:rPr>
      <w:rFonts w:ascii="Arial Black" w:hAnsi="Arial Black"/>
      <w:bCs/>
      <w:kern w:val="32"/>
      <w:sz w:val="32"/>
      <w:szCs w:val="32"/>
    </w:rPr>
  </w:style>
  <w:style w:type="paragraph" w:styleId="Heading2">
    <w:name w:val="heading 2"/>
    <w:aliases w:val="2,Header 2,H2,UNDERRUBRIK 1-2,Level 2,Reset numbering,Abschnitt,Arial 12 Fett Kursiv,2 headline,h,H21,H22,HD2,PIM2,wally's numerowanie 1"/>
    <w:basedOn w:val="Normal"/>
    <w:next w:val="Normal"/>
    <w:link w:val="Heading2Char"/>
    <w:qFormat/>
    <w:rsid w:val="00620D1D"/>
    <w:pPr>
      <w:keepNext/>
      <w:numPr>
        <w:ilvl w:val="1"/>
        <w:numId w:val="1"/>
      </w:numPr>
      <w:spacing w:before="240" w:after="120" w:line="400" w:lineRule="exact"/>
      <w:jc w:val="both"/>
      <w:outlineLvl w:val="1"/>
    </w:pPr>
    <w:rPr>
      <w:rFonts w:ascii="Arial Black" w:hAnsi="Arial Black"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03E10"/>
    <w:pPr>
      <w:keepNext/>
      <w:numPr>
        <w:ilvl w:val="2"/>
        <w:numId w:val="1"/>
      </w:numPr>
      <w:spacing w:before="240" w:after="120" w:line="320" w:lineRule="exact"/>
      <w:jc w:val="both"/>
      <w:outlineLvl w:val="2"/>
    </w:pPr>
    <w:rPr>
      <w:rFonts w:ascii="Arial Black" w:hAnsi="Arial Black"/>
      <w:bCs/>
      <w:szCs w:val="26"/>
    </w:rPr>
  </w:style>
  <w:style w:type="paragraph" w:styleId="Heading4">
    <w:name w:val="heading 4"/>
    <w:aliases w:val="h4"/>
    <w:basedOn w:val="Normal"/>
    <w:next w:val="Normal"/>
    <w:link w:val="Heading4Char"/>
    <w:qFormat/>
    <w:rsid w:val="00210361"/>
    <w:pPr>
      <w:keepNext/>
      <w:numPr>
        <w:ilvl w:val="3"/>
        <w:numId w:val="1"/>
      </w:numPr>
      <w:tabs>
        <w:tab w:val="clear" w:pos="3120"/>
        <w:tab w:val="num" w:pos="2552"/>
      </w:tabs>
      <w:spacing w:before="240" w:after="120" w:line="240" w:lineRule="exact"/>
      <w:ind w:left="2552"/>
      <w:jc w:val="both"/>
      <w:outlineLvl w:val="3"/>
    </w:pPr>
    <w:rPr>
      <w:rFonts w:ascii="Arial Black" w:hAnsi="Arial Black"/>
      <w:bCs/>
    </w:rPr>
  </w:style>
  <w:style w:type="paragraph" w:styleId="Heading5">
    <w:name w:val="heading 5"/>
    <w:basedOn w:val="Normal"/>
    <w:next w:val="Normal"/>
    <w:link w:val="Heading5Char"/>
    <w:qFormat/>
    <w:rsid w:val="00210361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210361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210361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210361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210361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Level 1 Char,rozdział Char,Datasheet title Char,1 Char,h1 Char,level 1 Char,Level 1 Head Char,H1 Char,Heading AJS Char,Section Heading Char,Kapitel Char,Arial 14 Fett Char,Arial 14 Fett1 Char,Arial 14 Fett2 Char,Arial 16 Fett Char"/>
    <w:basedOn w:val="DefaultParagraphFont"/>
    <w:link w:val="Heading1"/>
    <w:rsid w:val="004343DF"/>
    <w:rPr>
      <w:rFonts w:ascii="Arial Black" w:eastAsia="Cambria" w:hAnsi="Arial Black" w:cs="Times New Roman"/>
      <w:bCs/>
      <w:kern w:val="32"/>
      <w:sz w:val="32"/>
      <w:szCs w:val="32"/>
    </w:rPr>
  </w:style>
  <w:style w:type="character" w:customStyle="1" w:styleId="Heading2Char">
    <w:name w:val="Heading 2 Char"/>
    <w:aliases w:val="2 Char,Header 2 Char,H2 Char,UNDERRUBRIK 1-2 Char,Level 2 Char,Reset numbering Char,Abschnitt Char,Arial 12 Fett Kursiv Char,2 headline Char,h Char,H21 Char,H22 Char,HD2 Char,PIM2 Char,wally's numerowanie 1 Char"/>
    <w:basedOn w:val="DefaultParagraphFont"/>
    <w:link w:val="Heading2"/>
    <w:rsid w:val="00620D1D"/>
    <w:rPr>
      <w:rFonts w:ascii="Arial Black" w:eastAsia="Cambria" w:hAnsi="Arial Black" w:cs="Times New Roman"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703E10"/>
    <w:rPr>
      <w:rFonts w:ascii="Arial Black" w:eastAsia="Cambria" w:hAnsi="Arial Black" w:cs="Times New Roman"/>
      <w:bCs/>
      <w:sz w:val="24"/>
      <w:szCs w:val="26"/>
    </w:rPr>
  </w:style>
  <w:style w:type="character" w:customStyle="1" w:styleId="Heading4Char">
    <w:name w:val="Heading 4 Char"/>
    <w:aliases w:val="h4 Char"/>
    <w:basedOn w:val="DefaultParagraphFont"/>
    <w:link w:val="Heading4"/>
    <w:rsid w:val="00210361"/>
    <w:rPr>
      <w:rFonts w:ascii="Arial Black" w:eastAsia="Cambria" w:hAnsi="Arial Black" w:cs="Times New Roman"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210361"/>
    <w:rPr>
      <w:rFonts w:ascii="Cambria" w:eastAsia="Cambria" w:hAnsi="Cambria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210361"/>
    <w:rPr>
      <w:rFonts w:ascii="Cambria" w:eastAsia="Cambria" w:hAnsi="Cambria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210361"/>
    <w:rPr>
      <w:rFonts w:ascii="Cambria" w:eastAsia="Cambria" w:hAnsi="Cambria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210361"/>
    <w:rPr>
      <w:rFonts w:ascii="Cambria" w:eastAsia="Cambria" w:hAnsi="Cambria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210361"/>
    <w:rPr>
      <w:rFonts w:ascii="Arial" w:eastAsia="Cambria" w:hAnsi="Arial" w:cs="Times New Roman"/>
    </w:rPr>
  </w:style>
  <w:style w:type="paragraph" w:styleId="Header">
    <w:name w:val="header"/>
    <w:aliases w:val="W_Nagłówek,adresowy"/>
    <w:basedOn w:val="Normal"/>
    <w:link w:val="HeaderChar"/>
    <w:unhideWhenUsed/>
    <w:rsid w:val="0021036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W_Nagłówek Char,adresowy Char"/>
    <w:basedOn w:val="DefaultParagraphFont"/>
    <w:link w:val="Header"/>
    <w:rsid w:val="00210361"/>
    <w:rPr>
      <w:rFonts w:ascii="Cambria" w:eastAsia="Cambria" w:hAnsi="Cambria" w:cs="Times New Roman"/>
      <w:sz w:val="24"/>
      <w:szCs w:val="24"/>
    </w:rPr>
  </w:style>
  <w:style w:type="character" w:styleId="PageNumber">
    <w:name w:val="page number"/>
    <w:basedOn w:val="DefaultParagraphFont"/>
    <w:rsid w:val="00210361"/>
  </w:style>
  <w:style w:type="paragraph" w:customStyle="1" w:styleId="LABNagwektabeli">
    <w:name w:val="LAB_Nagłówek_tabeli"/>
    <w:basedOn w:val="Header"/>
    <w:rsid w:val="00210361"/>
    <w:pPr>
      <w:tabs>
        <w:tab w:val="clear" w:pos="4320"/>
        <w:tab w:val="clear" w:pos="8640"/>
        <w:tab w:val="center" w:pos="4536"/>
        <w:tab w:val="right" w:pos="9072"/>
      </w:tabs>
      <w:spacing w:before="60" w:after="60"/>
    </w:pPr>
    <w:rPr>
      <w:rFonts w:ascii="Arial" w:eastAsia="Times New Roman" w:hAnsi="Arial"/>
      <w:b/>
      <w:sz w:val="18"/>
      <w:lang w:eastAsia="pl-PL"/>
    </w:rPr>
  </w:style>
  <w:style w:type="paragraph" w:customStyle="1" w:styleId="LABtabelatekst">
    <w:name w:val="LAB_tabela_tekst"/>
    <w:basedOn w:val="Header"/>
    <w:link w:val="LABtabelatekstZnak"/>
    <w:rsid w:val="00210361"/>
    <w:pPr>
      <w:tabs>
        <w:tab w:val="clear" w:pos="4320"/>
        <w:tab w:val="clear" w:pos="8640"/>
        <w:tab w:val="center" w:pos="4536"/>
        <w:tab w:val="right" w:pos="9072"/>
      </w:tabs>
      <w:spacing w:before="60" w:after="60"/>
    </w:pPr>
    <w:rPr>
      <w:rFonts w:ascii="Arial" w:eastAsia="Times New Roman" w:hAnsi="Arial"/>
      <w:sz w:val="18"/>
      <w:szCs w:val="28"/>
      <w:lang w:eastAsia="pl-PL"/>
    </w:rPr>
  </w:style>
  <w:style w:type="paragraph" w:styleId="Caption">
    <w:name w:val="caption"/>
    <w:basedOn w:val="Normal"/>
    <w:next w:val="Normal"/>
    <w:qFormat/>
    <w:rsid w:val="00D022E6"/>
    <w:pPr>
      <w:spacing w:before="180" w:after="60"/>
    </w:pPr>
    <w:rPr>
      <w:rFonts w:ascii="Arial" w:hAnsi="Arial"/>
      <w:b/>
      <w:bCs/>
      <w:sz w:val="18"/>
      <w:szCs w:val="20"/>
    </w:rPr>
  </w:style>
  <w:style w:type="paragraph" w:customStyle="1" w:styleId="LABtekst">
    <w:name w:val="LAB_tekst"/>
    <w:basedOn w:val="BodyTextIndent"/>
    <w:rsid w:val="00210361"/>
    <w:pPr>
      <w:spacing w:before="40" w:after="60"/>
      <w:ind w:left="0"/>
      <w:jc w:val="both"/>
    </w:pPr>
    <w:rPr>
      <w:rFonts w:ascii="Times New Roman" w:eastAsia="Times New Roman" w:hAnsi="Times New Roman"/>
      <w:lang w:eastAsia="pl-PL"/>
    </w:rPr>
  </w:style>
  <w:style w:type="character" w:customStyle="1" w:styleId="LABtabelatekstZnak">
    <w:name w:val="LAB_tabela_tekst Znak"/>
    <w:link w:val="LABtabelatekst"/>
    <w:rsid w:val="00210361"/>
    <w:rPr>
      <w:rFonts w:ascii="Arial" w:eastAsia="Times New Roman" w:hAnsi="Arial" w:cs="Times New Roman"/>
      <w:sz w:val="18"/>
      <w:szCs w:val="28"/>
      <w:lang w:eastAsia="pl-P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1036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10361"/>
    <w:rPr>
      <w:rFonts w:ascii="Cambria" w:eastAsia="Cambria" w:hAnsi="Cambria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5FE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F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FEF"/>
    <w:rPr>
      <w:rFonts w:ascii="Tahoma" w:eastAsia="Cambri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40B8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40B83"/>
    <w:rPr>
      <w:rFonts w:ascii="Cambria" w:eastAsia="Cambria" w:hAnsi="Cambria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40B83"/>
    <w:rPr>
      <w:vertAlign w:val="superscript"/>
    </w:rPr>
  </w:style>
  <w:style w:type="paragraph" w:customStyle="1" w:styleId="Przypis">
    <w:name w:val="Przypis"/>
    <w:basedOn w:val="FootnoteText"/>
    <w:link w:val="PrzypisZnak"/>
    <w:qFormat/>
    <w:rsid w:val="00040B83"/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D02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zypisZnak">
    <w:name w:val="Przypis Znak"/>
    <w:basedOn w:val="FootnoteTextChar"/>
    <w:link w:val="Przypis"/>
    <w:rsid w:val="00040B83"/>
    <w:rPr>
      <w:rFonts w:ascii="Times New Roman" w:eastAsia="Cambria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206F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06FE"/>
    <w:rPr>
      <w:rFonts w:ascii="Cambria" w:eastAsia="Cambria" w:hAnsi="Cambria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0F35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190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90F3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90F35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90F35"/>
  </w:style>
  <w:style w:type="paragraph" w:styleId="ListParagraph">
    <w:name w:val="List Paragraph"/>
    <w:basedOn w:val="Normal"/>
    <w:uiPriority w:val="34"/>
    <w:qFormat/>
    <w:rsid w:val="00CF4CF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31D8F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lang w:eastAsia="pl-PL"/>
    </w:rPr>
  </w:style>
  <w:style w:type="character" w:styleId="CommentReference">
    <w:name w:val="annotation reference"/>
    <w:basedOn w:val="DefaultParagraphFont"/>
    <w:uiPriority w:val="99"/>
    <w:semiHidden/>
    <w:unhideWhenUsed/>
    <w:rsid w:val="00A72B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2B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2BE9"/>
    <w:rPr>
      <w:rFonts w:ascii="Cambria" w:eastAsia="Cambria" w:hAnsi="Cambri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2B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2BE9"/>
    <w:rPr>
      <w:rFonts w:ascii="Cambria" w:eastAsia="Cambria" w:hAnsi="Cambria" w:cs="Times New Roman"/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951DAC"/>
  </w:style>
  <w:style w:type="character" w:customStyle="1" w:styleId="eop">
    <w:name w:val="eop"/>
    <w:basedOn w:val="DefaultParagraphFont"/>
    <w:rsid w:val="00951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mac-c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eader" Target="head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gi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C009622D39C0D4DAD1D1155233DB419" ma:contentTypeVersion="3" ma:contentTypeDescription="Utwórz nowy dokument." ma:contentTypeScope="" ma:versionID="c4f34dd39259a29fa71710e5301dbc6a">
  <xsd:schema xmlns:xsd="http://www.w3.org/2001/XMLSchema" xmlns:xs="http://www.w3.org/2001/XMLSchema" xmlns:p="http://schemas.microsoft.com/office/2006/metadata/properties" xmlns:ns2="5634bab7-e1b5-43f9-9d73-4ed39e4ea36a" targetNamespace="http://schemas.microsoft.com/office/2006/metadata/properties" ma:root="true" ma:fieldsID="399bbec1f9eeb154e71dcdd0505d9f0f" ns2:_="">
    <xsd:import namespace="5634bab7-e1b5-43f9-9d73-4ed39e4ea3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4bab7-e1b5-43f9-9d73-4ed39e4ea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D20C5B-0C66-4D07-8531-98F96EBBCC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D3CBF6-B0D2-4B3A-84CF-4A6C9575FC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EA3190-04E1-472F-98FC-23613C1FD0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34bab7-e1b5-43f9-9d73-4ed39e4ea3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CE1635-FE6D-43E5-9CD8-7D1CAE2B390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66af1e9-d714-4a1f-8101-22a504f9622f}" enabled="0" method="" siteId="{e66af1e9-d714-4a1f-8101-22a504f9622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27</Pages>
  <Words>3529</Words>
  <Characters>20121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HURTOWNIE DANYCH</vt:lpstr>
    </vt:vector>
  </TitlesOfParts>
  <Company/>
  <LinksUpToDate>false</LinksUpToDate>
  <CharactersWithSpaces>23603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HURTOWNIE DANYCH</dc:title>
  <dc:subject>Wymagania na sprawozdanie z zajęć laboratoryjnych</dc:subject>
  <dc:creator>S. Rozmus</dc:creator>
  <cp:keywords/>
  <cp:lastModifiedBy>Maciek Kasprzyk</cp:lastModifiedBy>
  <cp:revision>296</cp:revision>
  <dcterms:created xsi:type="dcterms:W3CDTF">2026-01-15T11:59:00Z</dcterms:created>
  <dcterms:modified xsi:type="dcterms:W3CDTF">2026-01-17T21:42:00Z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rsja">
    <vt:lpwstr>3.0</vt:lpwstr>
  </property>
  <property fmtid="{D5CDD505-2E9C-101B-9397-08002B2CF9AE}" pid="3" name="ContentTypeId">
    <vt:lpwstr>0x010100EC009622D39C0D4DAD1D1155233DB419</vt:lpwstr>
  </property>
  <property fmtid="{D5CDD505-2E9C-101B-9397-08002B2CF9AE}" pid="4" name="WATCATEGORY">
    <vt:lpwstr>GREEN</vt:lpwstr>
  </property>
  <property fmtid="{D5CDD505-2E9C-101B-9397-08002B2CF9AE}" pid="5" name="WATClassifiedBy">
    <vt:lpwstr>UxC4dwLulzfINJ8nQH+xvX5LNGipWa4BRSZhPgxsCvkX804PblIYDyYOrL2aM9SN6qU9R9c3Y/eGCRO1UzllSg==</vt:lpwstr>
  </property>
  <property fmtid="{D5CDD505-2E9C-101B-9397-08002B2CF9AE}" pid="6" name="WATClassificationDate">
    <vt:lpwstr>2026-01-12T10:20:12.8997962+01:00</vt:lpwstr>
  </property>
  <property fmtid="{D5CDD505-2E9C-101B-9397-08002B2CF9AE}" pid="7" name="WATClassifiedBySID">
    <vt:lpwstr>UxC4dwLulzfINJ8nQH+xvX5LNGipWa4BRSZhPgxsCvkvaos5n5sxU4wDdajQLvzFQKWArNM9cAqwSvUDDE/vJWuMWz44E2ik1cN831gIAeadxx8rTrowypv5cE+5e7i/</vt:lpwstr>
  </property>
  <property fmtid="{D5CDD505-2E9C-101B-9397-08002B2CF9AE}" pid="8" name="WATGRNItemId">
    <vt:lpwstr>GRN-ff7f3091-9bdb-4a7c-8771-e4266ba4501a</vt:lpwstr>
  </property>
  <property fmtid="{D5CDD505-2E9C-101B-9397-08002B2CF9AE}" pid="9" name="WATHash">
    <vt:lpwstr>ZW5L2nOdzoRZX8R8IHqUJqtZHH5EKKU1gICbzxl1xV4=</vt:lpwstr>
  </property>
  <property fmtid="{D5CDD505-2E9C-101B-9397-08002B2CF9AE}" pid="10" name="WATVisualMarkingsSettings">
    <vt:lpwstr>HeaderAlignment=0;FooterAlignment=1</vt:lpwstr>
  </property>
  <property fmtid="{D5CDD505-2E9C-101B-9397-08002B2CF9AE}" pid="11" name="WATRefresh">
    <vt:lpwstr>False</vt:lpwstr>
  </property>
</Properties>
</file>